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A5F1F4" w14:textId="77777777" w:rsidR="00B57FCC" w:rsidRDefault="00B57FCC" w:rsidP="0081281E">
      <w:pPr>
        <w:spacing w:after="0"/>
      </w:pPr>
    </w:p>
    <w:sdt>
      <w:sdtPr>
        <w:rPr>
          <w:rFonts w:asciiTheme="minorHAnsi" w:eastAsiaTheme="minorHAnsi" w:hAnsiTheme="minorHAnsi" w:cstheme="minorBidi"/>
          <w:b w:val="0"/>
          <w:color w:val="auto"/>
          <w:sz w:val="22"/>
          <w:szCs w:val="22"/>
          <w:lang w:val="fr-FR" w:eastAsia="en-US"/>
        </w:rPr>
        <w:id w:val="250711577"/>
        <w:docPartObj>
          <w:docPartGallery w:val="Table of Contents"/>
          <w:docPartUnique/>
        </w:docPartObj>
      </w:sdtPr>
      <w:sdtEndPr>
        <w:rPr>
          <w:bCs/>
        </w:rPr>
      </w:sdtEndPr>
      <w:sdtContent>
        <w:p w14:paraId="6BA5F1F5" w14:textId="77777777" w:rsidR="00F77EC7" w:rsidRDefault="00F77EC7" w:rsidP="00F77EC7">
          <w:pPr>
            <w:pStyle w:val="En-ttedetabledesmatires"/>
            <w:jc w:val="center"/>
          </w:pPr>
          <w:r>
            <w:rPr>
              <w:lang w:val="fr-FR"/>
            </w:rPr>
            <w:t>Table des matières</w:t>
          </w:r>
        </w:p>
        <w:p w14:paraId="6BA5F1F6" w14:textId="77777777" w:rsidR="00F77EC7" w:rsidRDefault="00F77EC7">
          <w:pPr>
            <w:pStyle w:val="TM1"/>
            <w:tabs>
              <w:tab w:val="right" w:leader="dot" w:pos="18710"/>
            </w:tabs>
            <w:rPr>
              <w:b/>
              <w:bCs/>
              <w:lang w:val="fr-FR"/>
            </w:rPr>
          </w:pPr>
        </w:p>
        <w:p w14:paraId="1CEB44A6" w14:textId="77777777" w:rsidR="00AE4AAB" w:rsidRDefault="00F77EC7">
          <w:pPr>
            <w:pStyle w:val="TM1"/>
            <w:tabs>
              <w:tab w:val="right" w:leader="dot" w:pos="10790"/>
            </w:tabs>
            <w:rPr>
              <w:rFonts w:eastAsiaTheme="minorEastAsia"/>
              <w:noProof/>
              <w:lang w:eastAsia="fr-CA"/>
            </w:rPr>
          </w:pPr>
          <w:r>
            <w:rPr>
              <w:b/>
              <w:bCs/>
              <w:lang w:val="fr-FR"/>
            </w:rPr>
            <w:fldChar w:fldCharType="begin"/>
          </w:r>
          <w:r>
            <w:rPr>
              <w:b/>
              <w:bCs/>
              <w:lang w:val="fr-FR"/>
            </w:rPr>
            <w:instrText xml:space="preserve"> TOC \o "1-3" \h \z \u </w:instrText>
          </w:r>
          <w:r>
            <w:rPr>
              <w:b/>
              <w:bCs/>
              <w:lang w:val="fr-FR"/>
            </w:rPr>
            <w:fldChar w:fldCharType="separate"/>
          </w:r>
          <w:hyperlink w:anchor="_Toc27694608" w:history="1">
            <w:r w:rsidR="00AE4AAB" w:rsidRPr="00454D5E">
              <w:rPr>
                <w:rStyle w:val="Lienhypertexte"/>
                <w:noProof/>
              </w:rPr>
              <w:t>Lexique</w:t>
            </w:r>
            <w:r w:rsidR="00AE4AAB">
              <w:rPr>
                <w:noProof/>
                <w:webHidden/>
              </w:rPr>
              <w:tab/>
            </w:r>
            <w:r w:rsidR="00AE4AAB">
              <w:rPr>
                <w:noProof/>
                <w:webHidden/>
              </w:rPr>
              <w:fldChar w:fldCharType="begin"/>
            </w:r>
            <w:r w:rsidR="00AE4AAB">
              <w:rPr>
                <w:noProof/>
                <w:webHidden/>
              </w:rPr>
              <w:instrText xml:space="preserve"> PAGEREF _Toc27694608 \h </w:instrText>
            </w:r>
            <w:r w:rsidR="00AE4AAB">
              <w:rPr>
                <w:noProof/>
                <w:webHidden/>
              </w:rPr>
            </w:r>
            <w:r w:rsidR="00AE4AAB">
              <w:rPr>
                <w:noProof/>
                <w:webHidden/>
              </w:rPr>
              <w:fldChar w:fldCharType="separate"/>
            </w:r>
            <w:r w:rsidR="00AE4AAB">
              <w:rPr>
                <w:noProof/>
                <w:webHidden/>
              </w:rPr>
              <w:t>2</w:t>
            </w:r>
            <w:r w:rsidR="00AE4AAB">
              <w:rPr>
                <w:noProof/>
                <w:webHidden/>
              </w:rPr>
              <w:fldChar w:fldCharType="end"/>
            </w:r>
          </w:hyperlink>
        </w:p>
        <w:p w14:paraId="08B54EAD" w14:textId="77777777" w:rsidR="00AE4AAB" w:rsidRDefault="00883552">
          <w:pPr>
            <w:pStyle w:val="TM2"/>
            <w:tabs>
              <w:tab w:val="right" w:leader="dot" w:pos="10790"/>
            </w:tabs>
            <w:rPr>
              <w:rFonts w:eastAsiaTheme="minorEastAsia"/>
              <w:noProof/>
              <w:lang w:eastAsia="fr-CA"/>
            </w:rPr>
          </w:pPr>
          <w:hyperlink w:anchor="_Toc27694609" w:history="1">
            <w:r w:rsidR="00AE4AAB" w:rsidRPr="00454D5E">
              <w:rPr>
                <w:rStyle w:val="Lienhypertexte"/>
                <w:noProof/>
              </w:rPr>
              <w:t>API vs **Service (macro, mini, micro, nano…)</w:t>
            </w:r>
            <w:r w:rsidR="00AE4AAB">
              <w:rPr>
                <w:noProof/>
                <w:webHidden/>
              </w:rPr>
              <w:tab/>
            </w:r>
            <w:r w:rsidR="00AE4AAB">
              <w:rPr>
                <w:noProof/>
                <w:webHidden/>
              </w:rPr>
              <w:fldChar w:fldCharType="begin"/>
            </w:r>
            <w:r w:rsidR="00AE4AAB">
              <w:rPr>
                <w:noProof/>
                <w:webHidden/>
              </w:rPr>
              <w:instrText xml:space="preserve"> PAGEREF _Toc27694609 \h </w:instrText>
            </w:r>
            <w:r w:rsidR="00AE4AAB">
              <w:rPr>
                <w:noProof/>
                <w:webHidden/>
              </w:rPr>
            </w:r>
            <w:r w:rsidR="00AE4AAB">
              <w:rPr>
                <w:noProof/>
                <w:webHidden/>
              </w:rPr>
              <w:fldChar w:fldCharType="separate"/>
            </w:r>
            <w:r w:rsidR="00AE4AAB">
              <w:rPr>
                <w:noProof/>
                <w:webHidden/>
              </w:rPr>
              <w:t>2</w:t>
            </w:r>
            <w:r w:rsidR="00AE4AAB">
              <w:rPr>
                <w:noProof/>
                <w:webHidden/>
              </w:rPr>
              <w:fldChar w:fldCharType="end"/>
            </w:r>
          </w:hyperlink>
        </w:p>
        <w:p w14:paraId="2E98096E" w14:textId="77777777" w:rsidR="00AE4AAB" w:rsidRDefault="00883552">
          <w:pPr>
            <w:pStyle w:val="TM2"/>
            <w:tabs>
              <w:tab w:val="right" w:leader="dot" w:pos="10790"/>
            </w:tabs>
            <w:rPr>
              <w:rFonts w:eastAsiaTheme="minorEastAsia"/>
              <w:noProof/>
              <w:lang w:eastAsia="fr-CA"/>
            </w:rPr>
          </w:pPr>
          <w:hyperlink w:anchor="_Toc27694610" w:history="1">
            <w:r w:rsidR="00AE4AAB" w:rsidRPr="00454D5E">
              <w:rPr>
                <w:rStyle w:val="Lienhypertexte"/>
                <w:noProof/>
              </w:rPr>
              <w:t>Types d’API</w:t>
            </w:r>
            <w:r w:rsidR="00AE4AAB">
              <w:rPr>
                <w:noProof/>
                <w:webHidden/>
              </w:rPr>
              <w:tab/>
            </w:r>
            <w:r w:rsidR="00AE4AAB">
              <w:rPr>
                <w:noProof/>
                <w:webHidden/>
              </w:rPr>
              <w:fldChar w:fldCharType="begin"/>
            </w:r>
            <w:r w:rsidR="00AE4AAB">
              <w:rPr>
                <w:noProof/>
                <w:webHidden/>
              </w:rPr>
              <w:instrText xml:space="preserve"> PAGEREF _Toc27694610 \h </w:instrText>
            </w:r>
            <w:r w:rsidR="00AE4AAB">
              <w:rPr>
                <w:noProof/>
                <w:webHidden/>
              </w:rPr>
            </w:r>
            <w:r w:rsidR="00AE4AAB">
              <w:rPr>
                <w:noProof/>
                <w:webHidden/>
              </w:rPr>
              <w:fldChar w:fldCharType="separate"/>
            </w:r>
            <w:r w:rsidR="00AE4AAB">
              <w:rPr>
                <w:noProof/>
                <w:webHidden/>
              </w:rPr>
              <w:t>3</w:t>
            </w:r>
            <w:r w:rsidR="00AE4AAB">
              <w:rPr>
                <w:noProof/>
                <w:webHidden/>
              </w:rPr>
              <w:fldChar w:fldCharType="end"/>
            </w:r>
          </w:hyperlink>
        </w:p>
        <w:p w14:paraId="19AE9ED9" w14:textId="77777777" w:rsidR="00AE4AAB" w:rsidRDefault="00883552">
          <w:pPr>
            <w:pStyle w:val="TM2"/>
            <w:tabs>
              <w:tab w:val="right" w:leader="dot" w:pos="10790"/>
            </w:tabs>
            <w:rPr>
              <w:rFonts w:eastAsiaTheme="minorEastAsia"/>
              <w:noProof/>
              <w:lang w:eastAsia="fr-CA"/>
            </w:rPr>
          </w:pPr>
          <w:hyperlink w:anchor="_Toc27694611" w:history="1">
            <w:r w:rsidR="00AE4AAB" w:rsidRPr="00454D5E">
              <w:rPr>
                <w:rStyle w:val="Lienhypertexte"/>
                <w:noProof/>
              </w:rPr>
              <w:t>Domaines</w:t>
            </w:r>
            <w:r w:rsidR="00AE4AAB">
              <w:rPr>
                <w:noProof/>
                <w:webHidden/>
              </w:rPr>
              <w:tab/>
            </w:r>
            <w:r w:rsidR="00AE4AAB">
              <w:rPr>
                <w:noProof/>
                <w:webHidden/>
              </w:rPr>
              <w:fldChar w:fldCharType="begin"/>
            </w:r>
            <w:r w:rsidR="00AE4AAB">
              <w:rPr>
                <w:noProof/>
                <w:webHidden/>
              </w:rPr>
              <w:instrText xml:space="preserve"> PAGEREF _Toc27694611 \h </w:instrText>
            </w:r>
            <w:r w:rsidR="00AE4AAB">
              <w:rPr>
                <w:noProof/>
                <w:webHidden/>
              </w:rPr>
            </w:r>
            <w:r w:rsidR="00AE4AAB">
              <w:rPr>
                <w:noProof/>
                <w:webHidden/>
              </w:rPr>
              <w:fldChar w:fldCharType="separate"/>
            </w:r>
            <w:r w:rsidR="00AE4AAB">
              <w:rPr>
                <w:noProof/>
                <w:webHidden/>
              </w:rPr>
              <w:t>7</w:t>
            </w:r>
            <w:r w:rsidR="00AE4AAB">
              <w:rPr>
                <w:noProof/>
                <w:webHidden/>
              </w:rPr>
              <w:fldChar w:fldCharType="end"/>
            </w:r>
          </w:hyperlink>
        </w:p>
        <w:p w14:paraId="5B10B529" w14:textId="77777777" w:rsidR="00AE4AAB" w:rsidRDefault="00883552">
          <w:pPr>
            <w:pStyle w:val="TM3"/>
            <w:tabs>
              <w:tab w:val="right" w:leader="dot" w:pos="10790"/>
            </w:tabs>
            <w:rPr>
              <w:rFonts w:eastAsiaTheme="minorEastAsia"/>
              <w:noProof/>
              <w:lang w:eastAsia="fr-CA"/>
            </w:rPr>
          </w:pPr>
          <w:hyperlink w:anchor="_Toc27694612" w:history="1">
            <w:r w:rsidR="00AE4AAB" w:rsidRPr="00454D5E">
              <w:rPr>
                <w:rStyle w:val="Lienhypertexte"/>
                <w:noProof/>
              </w:rPr>
              <w:t>Unité d’affaire</w:t>
            </w:r>
            <w:r w:rsidR="00AE4AAB">
              <w:rPr>
                <w:noProof/>
                <w:webHidden/>
              </w:rPr>
              <w:tab/>
            </w:r>
            <w:r w:rsidR="00AE4AAB">
              <w:rPr>
                <w:noProof/>
                <w:webHidden/>
              </w:rPr>
              <w:fldChar w:fldCharType="begin"/>
            </w:r>
            <w:r w:rsidR="00AE4AAB">
              <w:rPr>
                <w:noProof/>
                <w:webHidden/>
              </w:rPr>
              <w:instrText xml:space="preserve"> PAGEREF _Toc27694612 \h </w:instrText>
            </w:r>
            <w:r w:rsidR="00AE4AAB">
              <w:rPr>
                <w:noProof/>
                <w:webHidden/>
              </w:rPr>
            </w:r>
            <w:r w:rsidR="00AE4AAB">
              <w:rPr>
                <w:noProof/>
                <w:webHidden/>
              </w:rPr>
              <w:fldChar w:fldCharType="separate"/>
            </w:r>
            <w:r w:rsidR="00AE4AAB">
              <w:rPr>
                <w:noProof/>
                <w:webHidden/>
              </w:rPr>
              <w:t>7</w:t>
            </w:r>
            <w:r w:rsidR="00AE4AAB">
              <w:rPr>
                <w:noProof/>
                <w:webHidden/>
              </w:rPr>
              <w:fldChar w:fldCharType="end"/>
            </w:r>
          </w:hyperlink>
        </w:p>
        <w:p w14:paraId="2B02C6EE" w14:textId="77777777" w:rsidR="00AE4AAB" w:rsidRDefault="00883552">
          <w:pPr>
            <w:pStyle w:val="TM3"/>
            <w:tabs>
              <w:tab w:val="right" w:leader="dot" w:pos="10790"/>
            </w:tabs>
            <w:rPr>
              <w:rFonts w:eastAsiaTheme="minorEastAsia"/>
              <w:noProof/>
              <w:lang w:eastAsia="fr-CA"/>
            </w:rPr>
          </w:pPr>
          <w:hyperlink w:anchor="_Toc27694613" w:history="1">
            <w:r w:rsidR="00AE4AAB" w:rsidRPr="00454D5E">
              <w:rPr>
                <w:rStyle w:val="Lienhypertexte"/>
                <w:noProof/>
              </w:rPr>
              <w:t>Domaine d’affaires</w:t>
            </w:r>
            <w:r w:rsidR="00AE4AAB">
              <w:rPr>
                <w:noProof/>
                <w:webHidden/>
              </w:rPr>
              <w:tab/>
            </w:r>
            <w:r w:rsidR="00AE4AAB">
              <w:rPr>
                <w:noProof/>
                <w:webHidden/>
              </w:rPr>
              <w:fldChar w:fldCharType="begin"/>
            </w:r>
            <w:r w:rsidR="00AE4AAB">
              <w:rPr>
                <w:noProof/>
                <w:webHidden/>
              </w:rPr>
              <w:instrText xml:space="preserve"> PAGEREF _Toc27694613 \h </w:instrText>
            </w:r>
            <w:r w:rsidR="00AE4AAB">
              <w:rPr>
                <w:noProof/>
                <w:webHidden/>
              </w:rPr>
            </w:r>
            <w:r w:rsidR="00AE4AAB">
              <w:rPr>
                <w:noProof/>
                <w:webHidden/>
              </w:rPr>
              <w:fldChar w:fldCharType="separate"/>
            </w:r>
            <w:r w:rsidR="00AE4AAB">
              <w:rPr>
                <w:noProof/>
                <w:webHidden/>
              </w:rPr>
              <w:t>7</w:t>
            </w:r>
            <w:r w:rsidR="00AE4AAB">
              <w:rPr>
                <w:noProof/>
                <w:webHidden/>
              </w:rPr>
              <w:fldChar w:fldCharType="end"/>
            </w:r>
          </w:hyperlink>
        </w:p>
        <w:p w14:paraId="2496548E" w14:textId="77777777" w:rsidR="00AE4AAB" w:rsidRDefault="00883552">
          <w:pPr>
            <w:pStyle w:val="TM3"/>
            <w:tabs>
              <w:tab w:val="right" w:leader="dot" w:pos="10790"/>
            </w:tabs>
            <w:rPr>
              <w:rFonts w:eastAsiaTheme="minorEastAsia"/>
              <w:noProof/>
              <w:lang w:eastAsia="fr-CA"/>
            </w:rPr>
          </w:pPr>
          <w:hyperlink w:anchor="_Toc27694614" w:history="1">
            <w:r w:rsidR="00AE4AAB" w:rsidRPr="00454D5E">
              <w:rPr>
                <w:rStyle w:val="Lienhypertexte"/>
                <w:noProof/>
              </w:rPr>
              <w:t>Capacité d’affaire</w:t>
            </w:r>
            <w:r w:rsidR="00AE4AAB">
              <w:rPr>
                <w:noProof/>
                <w:webHidden/>
              </w:rPr>
              <w:tab/>
            </w:r>
            <w:r w:rsidR="00AE4AAB">
              <w:rPr>
                <w:noProof/>
                <w:webHidden/>
              </w:rPr>
              <w:fldChar w:fldCharType="begin"/>
            </w:r>
            <w:r w:rsidR="00AE4AAB">
              <w:rPr>
                <w:noProof/>
                <w:webHidden/>
              </w:rPr>
              <w:instrText xml:space="preserve"> PAGEREF _Toc27694614 \h </w:instrText>
            </w:r>
            <w:r w:rsidR="00AE4AAB">
              <w:rPr>
                <w:noProof/>
                <w:webHidden/>
              </w:rPr>
            </w:r>
            <w:r w:rsidR="00AE4AAB">
              <w:rPr>
                <w:noProof/>
                <w:webHidden/>
              </w:rPr>
              <w:fldChar w:fldCharType="separate"/>
            </w:r>
            <w:r w:rsidR="00AE4AAB">
              <w:rPr>
                <w:noProof/>
                <w:webHidden/>
              </w:rPr>
              <w:t>7</w:t>
            </w:r>
            <w:r w:rsidR="00AE4AAB">
              <w:rPr>
                <w:noProof/>
                <w:webHidden/>
              </w:rPr>
              <w:fldChar w:fldCharType="end"/>
            </w:r>
          </w:hyperlink>
        </w:p>
        <w:p w14:paraId="363698FD" w14:textId="77777777" w:rsidR="00AE4AAB" w:rsidRDefault="00883552">
          <w:pPr>
            <w:pStyle w:val="TM3"/>
            <w:tabs>
              <w:tab w:val="right" w:leader="dot" w:pos="10790"/>
            </w:tabs>
            <w:rPr>
              <w:rFonts w:eastAsiaTheme="minorEastAsia"/>
              <w:noProof/>
              <w:lang w:eastAsia="fr-CA"/>
            </w:rPr>
          </w:pPr>
          <w:hyperlink w:anchor="_Toc27694615" w:history="1">
            <w:r w:rsidR="00AE4AAB" w:rsidRPr="00454D5E">
              <w:rPr>
                <w:rStyle w:val="Lienhypertexte"/>
                <w:noProof/>
              </w:rPr>
              <w:t>Secteur d’affaire</w:t>
            </w:r>
            <w:r w:rsidR="00AE4AAB">
              <w:rPr>
                <w:noProof/>
                <w:webHidden/>
              </w:rPr>
              <w:tab/>
            </w:r>
            <w:r w:rsidR="00AE4AAB">
              <w:rPr>
                <w:noProof/>
                <w:webHidden/>
              </w:rPr>
              <w:fldChar w:fldCharType="begin"/>
            </w:r>
            <w:r w:rsidR="00AE4AAB">
              <w:rPr>
                <w:noProof/>
                <w:webHidden/>
              </w:rPr>
              <w:instrText xml:space="preserve"> PAGEREF _Toc27694615 \h </w:instrText>
            </w:r>
            <w:r w:rsidR="00AE4AAB">
              <w:rPr>
                <w:noProof/>
                <w:webHidden/>
              </w:rPr>
            </w:r>
            <w:r w:rsidR="00AE4AAB">
              <w:rPr>
                <w:noProof/>
                <w:webHidden/>
              </w:rPr>
              <w:fldChar w:fldCharType="separate"/>
            </w:r>
            <w:r w:rsidR="00AE4AAB">
              <w:rPr>
                <w:noProof/>
                <w:webHidden/>
              </w:rPr>
              <w:t>7</w:t>
            </w:r>
            <w:r w:rsidR="00AE4AAB">
              <w:rPr>
                <w:noProof/>
                <w:webHidden/>
              </w:rPr>
              <w:fldChar w:fldCharType="end"/>
            </w:r>
          </w:hyperlink>
        </w:p>
        <w:p w14:paraId="6797EDBC" w14:textId="77777777" w:rsidR="00AE4AAB" w:rsidRDefault="00883552">
          <w:pPr>
            <w:pStyle w:val="TM3"/>
            <w:tabs>
              <w:tab w:val="right" w:leader="dot" w:pos="10790"/>
            </w:tabs>
            <w:rPr>
              <w:rFonts w:eastAsiaTheme="minorEastAsia"/>
              <w:noProof/>
              <w:lang w:eastAsia="fr-CA"/>
            </w:rPr>
          </w:pPr>
          <w:hyperlink w:anchor="_Toc27694616" w:history="1">
            <w:r w:rsidR="00AE4AAB" w:rsidRPr="00454D5E">
              <w:rPr>
                <w:rStyle w:val="Lienhypertexte"/>
                <w:noProof/>
              </w:rPr>
              <w:t>Contexte d’affaire</w:t>
            </w:r>
            <w:r w:rsidR="00AE4AAB">
              <w:rPr>
                <w:noProof/>
                <w:webHidden/>
              </w:rPr>
              <w:tab/>
            </w:r>
            <w:r w:rsidR="00AE4AAB">
              <w:rPr>
                <w:noProof/>
                <w:webHidden/>
              </w:rPr>
              <w:fldChar w:fldCharType="begin"/>
            </w:r>
            <w:r w:rsidR="00AE4AAB">
              <w:rPr>
                <w:noProof/>
                <w:webHidden/>
              </w:rPr>
              <w:instrText xml:space="preserve"> PAGEREF _Toc27694616 \h </w:instrText>
            </w:r>
            <w:r w:rsidR="00AE4AAB">
              <w:rPr>
                <w:noProof/>
                <w:webHidden/>
              </w:rPr>
            </w:r>
            <w:r w:rsidR="00AE4AAB">
              <w:rPr>
                <w:noProof/>
                <w:webHidden/>
              </w:rPr>
              <w:fldChar w:fldCharType="separate"/>
            </w:r>
            <w:r w:rsidR="00AE4AAB">
              <w:rPr>
                <w:noProof/>
                <w:webHidden/>
              </w:rPr>
              <w:t>8</w:t>
            </w:r>
            <w:r w:rsidR="00AE4AAB">
              <w:rPr>
                <w:noProof/>
                <w:webHidden/>
              </w:rPr>
              <w:fldChar w:fldCharType="end"/>
            </w:r>
          </w:hyperlink>
        </w:p>
        <w:p w14:paraId="4A883E9B" w14:textId="77777777" w:rsidR="00AE4AAB" w:rsidRDefault="00883552">
          <w:pPr>
            <w:pStyle w:val="TM3"/>
            <w:tabs>
              <w:tab w:val="right" w:leader="dot" w:pos="10790"/>
            </w:tabs>
            <w:rPr>
              <w:rFonts w:eastAsiaTheme="minorEastAsia"/>
              <w:noProof/>
              <w:lang w:eastAsia="fr-CA"/>
            </w:rPr>
          </w:pPr>
          <w:hyperlink w:anchor="_Toc27694617" w:history="1">
            <w:r w:rsidR="00AE4AAB" w:rsidRPr="00454D5E">
              <w:rPr>
                <w:rStyle w:val="Lienhypertexte"/>
                <w:noProof/>
              </w:rPr>
              <w:t>Domaine d’intégration</w:t>
            </w:r>
            <w:r w:rsidR="00AE4AAB">
              <w:rPr>
                <w:noProof/>
                <w:webHidden/>
              </w:rPr>
              <w:tab/>
            </w:r>
            <w:r w:rsidR="00AE4AAB">
              <w:rPr>
                <w:noProof/>
                <w:webHidden/>
              </w:rPr>
              <w:fldChar w:fldCharType="begin"/>
            </w:r>
            <w:r w:rsidR="00AE4AAB">
              <w:rPr>
                <w:noProof/>
                <w:webHidden/>
              </w:rPr>
              <w:instrText xml:space="preserve"> PAGEREF _Toc27694617 \h </w:instrText>
            </w:r>
            <w:r w:rsidR="00AE4AAB">
              <w:rPr>
                <w:noProof/>
                <w:webHidden/>
              </w:rPr>
            </w:r>
            <w:r w:rsidR="00AE4AAB">
              <w:rPr>
                <w:noProof/>
                <w:webHidden/>
              </w:rPr>
              <w:fldChar w:fldCharType="separate"/>
            </w:r>
            <w:r w:rsidR="00AE4AAB">
              <w:rPr>
                <w:noProof/>
                <w:webHidden/>
              </w:rPr>
              <w:t>8</w:t>
            </w:r>
            <w:r w:rsidR="00AE4AAB">
              <w:rPr>
                <w:noProof/>
                <w:webHidden/>
              </w:rPr>
              <w:fldChar w:fldCharType="end"/>
            </w:r>
          </w:hyperlink>
        </w:p>
        <w:p w14:paraId="67D69D11" w14:textId="77777777" w:rsidR="00AE4AAB" w:rsidRDefault="00883552">
          <w:pPr>
            <w:pStyle w:val="TM3"/>
            <w:tabs>
              <w:tab w:val="right" w:leader="dot" w:pos="10790"/>
            </w:tabs>
            <w:rPr>
              <w:rFonts w:eastAsiaTheme="minorEastAsia"/>
              <w:noProof/>
              <w:lang w:eastAsia="fr-CA"/>
            </w:rPr>
          </w:pPr>
          <w:hyperlink w:anchor="_Toc27694618" w:history="1">
            <w:r w:rsidR="00AE4AAB" w:rsidRPr="00454D5E">
              <w:rPr>
                <w:rStyle w:val="Lienhypertexte"/>
                <w:noProof/>
              </w:rPr>
              <w:t>Domaine applicatif</w:t>
            </w:r>
            <w:r w:rsidR="00AE4AAB">
              <w:rPr>
                <w:noProof/>
                <w:webHidden/>
              </w:rPr>
              <w:tab/>
            </w:r>
            <w:r w:rsidR="00AE4AAB">
              <w:rPr>
                <w:noProof/>
                <w:webHidden/>
              </w:rPr>
              <w:fldChar w:fldCharType="begin"/>
            </w:r>
            <w:r w:rsidR="00AE4AAB">
              <w:rPr>
                <w:noProof/>
                <w:webHidden/>
              </w:rPr>
              <w:instrText xml:space="preserve"> PAGEREF _Toc27694618 \h </w:instrText>
            </w:r>
            <w:r w:rsidR="00AE4AAB">
              <w:rPr>
                <w:noProof/>
                <w:webHidden/>
              </w:rPr>
            </w:r>
            <w:r w:rsidR="00AE4AAB">
              <w:rPr>
                <w:noProof/>
                <w:webHidden/>
              </w:rPr>
              <w:fldChar w:fldCharType="separate"/>
            </w:r>
            <w:r w:rsidR="00AE4AAB">
              <w:rPr>
                <w:noProof/>
                <w:webHidden/>
              </w:rPr>
              <w:t>8</w:t>
            </w:r>
            <w:r w:rsidR="00AE4AAB">
              <w:rPr>
                <w:noProof/>
                <w:webHidden/>
              </w:rPr>
              <w:fldChar w:fldCharType="end"/>
            </w:r>
          </w:hyperlink>
        </w:p>
        <w:p w14:paraId="2F54906F" w14:textId="77777777" w:rsidR="00AE4AAB" w:rsidRDefault="00883552">
          <w:pPr>
            <w:pStyle w:val="TM2"/>
            <w:tabs>
              <w:tab w:val="right" w:leader="dot" w:pos="10790"/>
            </w:tabs>
            <w:rPr>
              <w:rFonts w:eastAsiaTheme="minorEastAsia"/>
              <w:noProof/>
              <w:lang w:eastAsia="fr-CA"/>
            </w:rPr>
          </w:pPr>
          <w:hyperlink w:anchor="_Toc27694619" w:history="1">
            <w:r w:rsidR="00AE4AAB" w:rsidRPr="00454D5E">
              <w:rPr>
                <w:rStyle w:val="Lienhypertexte"/>
                <w:noProof/>
              </w:rPr>
              <w:t>Lignes directrices URL</w:t>
            </w:r>
            <w:r w:rsidR="00AE4AAB">
              <w:rPr>
                <w:noProof/>
                <w:webHidden/>
              </w:rPr>
              <w:tab/>
            </w:r>
            <w:r w:rsidR="00AE4AAB">
              <w:rPr>
                <w:noProof/>
                <w:webHidden/>
              </w:rPr>
              <w:fldChar w:fldCharType="begin"/>
            </w:r>
            <w:r w:rsidR="00AE4AAB">
              <w:rPr>
                <w:noProof/>
                <w:webHidden/>
              </w:rPr>
              <w:instrText xml:space="preserve"> PAGEREF _Toc27694619 \h </w:instrText>
            </w:r>
            <w:r w:rsidR="00AE4AAB">
              <w:rPr>
                <w:noProof/>
                <w:webHidden/>
              </w:rPr>
            </w:r>
            <w:r w:rsidR="00AE4AAB">
              <w:rPr>
                <w:noProof/>
                <w:webHidden/>
              </w:rPr>
              <w:fldChar w:fldCharType="separate"/>
            </w:r>
            <w:r w:rsidR="00AE4AAB">
              <w:rPr>
                <w:noProof/>
                <w:webHidden/>
              </w:rPr>
              <w:t>9</w:t>
            </w:r>
            <w:r w:rsidR="00AE4AAB">
              <w:rPr>
                <w:noProof/>
                <w:webHidden/>
              </w:rPr>
              <w:fldChar w:fldCharType="end"/>
            </w:r>
          </w:hyperlink>
        </w:p>
        <w:p w14:paraId="5A35C472" w14:textId="77777777" w:rsidR="00AE4AAB" w:rsidRDefault="00883552">
          <w:pPr>
            <w:pStyle w:val="TM3"/>
            <w:tabs>
              <w:tab w:val="right" w:leader="dot" w:pos="10790"/>
            </w:tabs>
            <w:rPr>
              <w:rFonts w:eastAsiaTheme="minorEastAsia"/>
              <w:noProof/>
              <w:lang w:eastAsia="fr-CA"/>
            </w:rPr>
          </w:pPr>
          <w:hyperlink w:anchor="_Toc27694620" w:history="1">
            <w:r w:rsidR="00AE4AAB" w:rsidRPr="00454D5E">
              <w:rPr>
                <w:rStyle w:val="Lienhypertexte"/>
                <w:noProof/>
              </w:rPr>
              <w:t xml:space="preserve">Exemple concret : identité d’un client (à partir de différent contexte – </w:t>
            </w:r>
            <w:r w:rsidR="00AE4AAB" w:rsidRPr="00454D5E">
              <w:rPr>
                <w:rStyle w:val="Lienhypertexte"/>
                <w:i/>
                <w:noProof/>
              </w:rPr>
              <w:t>binding context</w:t>
            </w:r>
            <w:r w:rsidR="00AE4AAB" w:rsidRPr="00454D5E">
              <w:rPr>
                <w:rStyle w:val="Lienhypertexte"/>
                <w:noProof/>
              </w:rPr>
              <w:t>)</w:t>
            </w:r>
            <w:r w:rsidR="00AE4AAB">
              <w:rPr>
                <w:noProof/>
                <w:webHidden/>
              </w:rPr>
              <w:tab/>
            </w:r>
            <w:r w:rsidR="00AE4AAB">
              <w:rPr>
                <w:noProof/>
                <w:webHidden/>
              </w:rPr>
              <w:fldChar w:fldCharType="begin"/>
            </w:r>
            <w:r w:rsidR="00AE4AAB">
              <w:rPr>
                <w:noProof/>
                <w:webHidden/>
              </w:rPr>
              <w:instrText xml:space="preserve"> PAGEREF _Toc27694620 \h </w:instrText>
            </w:r>
            <w:r w:rsidR="00AE4AAB">
              <w:rPr>
                <w:noProof/>
                <w:webHidden/>
              </w:rPr>
            </w:r>
            <w:r w:rsidR="00AE4AAB">
              <w:rPr>
                <w:noProof/>
                <w:webHidden/>
              </w:rPr>
              <w:fldChar w:fldCharType="separate"/>
            </w:r>
            <w:r w:rsidR="00AE4AAB">
              <w:rPr>
                <w:noProof/>
                <w:webHidden/>
              </w:rPr>
              <w:t>10</w:t>
            </w:r>
            <w:r w:rsidR="00AE4AAB">
              <w:rPr>
                <w:noProof/>
                <w:webHidden/>
              </w:rPr>
              <w:fldChar w:fldCharType="end"/>
            </w:r>
          </w:hyperlink>
        </w:p>
        <w:p w14:paraId="5BBE2640" w14:textId="77777777" w:rsidR="00AE4AAB" w:rsidRDefault="00883552">
          <w:pPr>
            <w:pStyle w:val="TM2"/>
            <w:tabs>
              <w:tab w:val="right" w:leader="dot" w:pos="10790"/>
            </w:tabs>
            <w:rPr>
              <w:rFonts w:eastAsiaTheme="minorEastAsia"/>
              <w:noProof/>
              <w:lang w:eastAsia="fr-CA"/>
            </w:rPr>
          </w:pPr>
          <w:hyperlink w:anchor="_Toc27694621" w:history="1">
            <w:r w:rsidR="00AE4AAB" w:rsidRPr="00454D5E">
              <w:rPr>
                <w:rStyle w:val="Lienhypertexte"/>
                <w:noProof/>
              </w:rPr>
              <w:t>Zones de sécurité physiques</w:t>
            </w:r>
            <w:r w:rsidR="00AE4AAB">
              <w:rPr>
                <w:noProof/>
                <w:webHidden/>
              </w:rPr>
              <w:tab/>
            </w:r>
            <w:r w:rsidR="00AE4AAB">
              <w:rPr>
                <w:noProof/>
                <w:webHidden/>
              </w:rPr>
              <w:fldChar w:fldCharType="begin"/>
            </w:r>
            <w:r w:rsidR="00AE4AAB">
              <w:rPr>
                <w:noProof/>
                <w:webHidden/>
              </w:rPr>
              <w:instrText xml:space="preserve"> PAGEREF _Toc27694621 \h </w:instrText>
            </w:r>
            <w:r w:rsidR="00AE4AAB">
              <w:rPr>
                <w:noProof/>
                <w:webHidden/>
              </w:rPr>
            </w:r>
            <w:r w:rsidR="00AE4AAB">
              <w:rPr>
                <w:noProof/>
                <w:webHidden/>
              </w:rPr>
              <w:fldChar w:fldCharType="separate"/>
            </w:r>
            <w:r w:rsidR="00AE4AAB">
              <w:rPr>
                <w:noProof/>
                <w:webHidden/>
              </w:rPr>
              <w:t>13</w:t>
            </w:r>
            <w:r w:rsidR="00AE4AAB">
              <w:rPr>
                <w:noProof/>
                <w:webHidden/>
              </w:rPr>
              <w:fldChar w:fldCharType="end"/>
            </w:r>
          </w:hyperlink>
        </w:p>
        <w:p w14:paraId="28CE411D" w14:textId="77777777" w:rsidR="00AE4AAB" w:rsidRDefault="00883552">
          <w:pPr>
            <w:pStyle w:val="TM2"/>
            <w:tabs>
              <w:tab w:val="right" w:leader="dot" w:pos="10790"/>
            </w:tabs>
            <w:rPr>
              <w:rFonts w:eastAsiaTheme="minorEastAsia"/>
              <w:noProof/>
              <w:lang w:eastAsia="fr-CA"/>
            </w:rPr>
          </w:pPr>
          <w:hyperlink w:anchor="_Toc27694622" w:history="1">
            <w:r w:rsidR="00AE4AAB" w:rsidRPr="00454D5E">
              <w:rPr>
                <w:rStyle w:val="Lienhypertexte"/>
                <w:noProof/>
              </w:rPr>
              <w:t>Zones de sécurité logiques</w:t>
            </w:r>
            <w:r w:rsidR="00AE4AAB">
              <w:rPr>
                <w:noProof/>
                <w:webHidden/>
              </w:rPr>
              <w:tab/>
            </w:r>
            <w:r w:rsidR="00AE4AAB">
              <w:rPr>
                <w:noProof/>
                <w:webHidden/>
              </w:rPr>
              <w:fldChar w:fldCharType="begin"/>
            </w:r>
            <w:r w:rsidR="00AE4AAB">
              <w:rPr>
                <w:noProof/>
                <w:webHidden/>
              </w:rPr>
              <w:instrText xml:space="preserve"> PAGEREF _Toc27694622 \h </w:instrText>
            </w:r>
            <w:r w:rsidR="00AE4AAB">
              <w:rPr>
                <w:noProof/>
                <w:webHidden/>
              </w:rPr>
            </w:r>
            <w:r w:rsidR="00AE4AAB">
              <w:rPr>
                <w:noProof/>
                <w:webHidden/>
              </w:rPr>
              <w:fldChar w:fldCharType="separate"/>
            </w:r>
            <w:r w:rsidR="00AE4AAB">
              <w:rPr>
                <w:noProof/>
                <w:webHidden/>
              </w:rPr>
              <w:t>14</w:t>
            </w:r>
            <w:r w:rsidR="00AE4AAB">
              <w:rPr>
                <w:noProof/>
                <w:webHidden/>
              </w:rPr>
              <w:fldChar w:fldCharType="end"/>
            </w:r>
          </w:hyperlink>
        </w:p>
        <w:p w14:paraId="0BA4C38A" w14:textId="77777777" w:rsidR="00AE4AAB" w:rsidRDefault="00883552">
          <w:pPr>
            <w:pStyle w:val="TM2"/>
            <w:tabs>
              <w:tab w:val="right" w:leader="dot" w:pos="10790"/>
            </w:tabs>
            <w:rPr>
              <w:rFonts w:eastAsiaTheme="minorEastAsia"/>
              <w:noProof/>
              <w:lang w:eastAsia="fr-CA"/>
            </w:rPr>
          </w:pPr>
          <w:hyperlink w:anchor="_Toc27694623" w:history="1">
            <w:r w:rsidR="00AE4AAB" w:rsidRPr="00454D5E">
              <w:rPr>
                <w:rStyle w:val="Lienhypertexte"/>
                <w:noProof/>
              </w:rPr>
              <w:t>Zones et domaines d’intégration</w:t>
            </w:r>
            <w:r w:rsidR="00AE4AAB">
              <w:rPr>
                <w:noProof/>
                <w:webHidden/>
              </w:rPr>
              <w:tab/>
            </w:r>
            <w:r w:rsidR="00AE4AAB">
              <w:rPr>
                <w:noProof/>
                <w:webHidden/>
              </w:rPr>
              <w:fldChar w:fldCharType="begin"/>
            </w:r>
            <w:r w:rsidR="00AE4AAB">
              <w:rPr>
                <w:noProof/>
                <w:webHidden/>
              </w:rPr>
              <w:instrText xml:space="preserve"> PAGEREF _Toc27694623 \h </w:instrText>
            </w:r>
            <w:r w:rsidR="00AE4AAB">
              <w:rPr>
                <w:noProof/>
                <w:webHidden/>
              </w:rPr>
            </w:r>
            <w:r w:rsidR="00AE4AAB">
              <w:rPr>
                <w:noProof/>
                <w:webHidden/>
              </w:rPr>
              <w:fldChar w:fldCharType="separate"/>
            </w:r>
            <w:r w:rsidR="00AE4AAB">
              <w:rPr>
                <w:noProof/>
                <w:webHidden/>
              </w:rPr>
              <w:t>15</w:t>
            </w:r>
            <w:r w:rsidR="00AE4AAB">
              <w:rPr>
                <w:noProof/>
                <w:webHidden/>
              </w:rPr>
              <w:fldChar w:fldCharType="end"/>
            </w:r>
          </w:hyperlink>
        </w:p>
        <w:p w14:paraId="4AEE3BFB" w14:textId="77777777" w:rsidR="00AE4AAB" w:rsidRDefault="00883552">
          <w:pPr>
            <w:pStyle w:val="TM3"/>
            <w:tabs>
              <w:tab w:val="right" w:leader="dot" w:pos="10790"/>
            </w:tabs>
            <w:rPr>
              <w:rFonts w:eastAsiaTheme="minorEastAsia"/>
              <w:noProof/>
              <w:lang w:eastAsia="fr-CA"/>
            </w:rPr>
          </w:pPr>
          <w:hyperlink w:anchor="_Toc27694624" w:history="1">
            <w:r w:rsidR="00AE4AAB" w:rsidRPr="00454D5E">
              <w:rPr>
                <w:rStyle w:val="Lienhypertexte"/>
                <w:noProof/>
              </w:rPr>
              <w:t>Définitions</w:t>
            </w:r>
            <w:r w:rsidR="00AE4AAB">
              <w:rPr>
                <w:noProof/>
                <w:webHidden/>
              </w:rPr>
              <w:tab/>
            </w:r>
            <w:r w:rsidR="00AE4AAB">
              <w:rPr>
                <w:noProof/>
                <w:webHidden/>
              </w:rPr>
              <w:fldChar w:fldCharType="begin"/>
            </w:r>
            <w:r w:rsidR="00AE4AAB">
              <w:rPr>
                <w:noProof/>
                <w:webHidden/>
              </w:rPr>
              <w:instrText xml:space="preserve"> PAGEREF _Toc27694624 \h </w:instrText>
            </w:r>
            <w:r w:rsidR="00AE4AAB">
              <w:rPr>
                <w:noProof/>
                <w:webHidden/>
              </w:rPr>
            </w:r>
            <w:r w:rsidR="00AE4AAB">
              <w:rPr>
                <w:noProof/>
                <w:webHidden/>
              </w:rPr>
              <w:fldChar w:fldCharType="separate"/>
            </w:r>
            <w:r w:rsidR="00AE4AAB">
              <w:rPr>
                <w:noProof/>
                <w:webHidden/>
              </w:rPr>
              <w:t>16</w:t>
            </w:r>
            <w:r w:rsidR="00AE4AAB">
              <w:rPr>
                <w:noProof/>
                <w:webHidden/>
              </w:rPr>
              <w:fldChar w:fldCharType="end"/>
            </w:r>
          </w:hyperlink>
        </w:p>
        <w:p w14:paraId="307FE486" w14:textId="77777777" w:rsidR="00AE4AAB" w:rsidRDefault="00883552">
          <w:pPr>
            <w:pStyle w:val="TM2"/>
            <w:tabs>
              <w:tab w:val="right" w:leader="dot" w:pos="10790"/>
            </w:tabs>
            <w:rPr>
              <w:rFonts w:eastAsiaTheme="minorEastAsia"/>
              <w:noProof/>
              <w:lang w:eastAsia="fr-CA"/>
            </w:rPr>
          </w:pPr>
          <w:hyperlink w:anchor="_Toc27694625" w:history="1">
            <w:r w:rsidR="00AE4AAB" w:rsidRPr="00454D5E">
              <w:rPr>
                <w:rStyle w:val="Lienhypertexte"/>
                <w:rFonts w:eastAsia="Times New Roman"/>
                <w:noProof/>
                <w:lang w:eastAsia="fr-CA"/>
              </w:rPr>
              <w:t>Tenants (réseau)</w:t>
            </w:r>
            <w:r w:rsidR="00AE4AAB">
              <w:rPr>
                <w:noProof/>
                <w:webHidden/>
              </w:rPr>
              <w:tab/>
            </w:r>
            <w:r w:rsidR="00AE4AAB">
              <w:rPr>
                <w:noProof/>
                <w:webHidden/>
              </w:rPr>
              <w:fldChar w:fldCharType="begin"/>
            </w:r>
            <w:r w:rsidR="00AE4AAB">
              <w:rPr>
                <w:noProof/>
                <w:webHidden/>
              </w:rPr>
              <w:instrText xml:space="preserve"> PAGEREF _Toc27694625 \h </w:instrText>
            </w:r>
            <w:r w:rsidR="00AE4AAB">
              <w:rPr>
                <w:noProof/>
                <w:webHidden/>
              </w:rPr>
            </w:r>
            <w:r w:rsidR="00AE4AAB">
              <w:rPr>
                <w:noProof/>
                <w:webHidden/>
              </w:rPr>
              <w:fldChar w:fldCharType="separate"/>
            </w:r>
            <w:r w:rsidR="00AE4AAB">
              <w:rPr>
                <w:noProof/>
                <w:webHidden/>
              </w:rPr>
              <w:t>17</w:t>
            </w:r>
            <w:r w:rsidR="00AE4AAB">
              <w:rPr>
                <w:noProof/>
                <w:webHidden/>
              </w:rPr>
              <w:fldChar w:fldCharType="end"/>
            </w:r>
          </w:hyperlink>
        </w:p>
        <w:p w14:paraId="356EC870" w14:textId="77777777" w:rsidR="00AE4AAB" w:rsidRDefault="00883552">
          <w:pPr>
            <w:pStyle w:val="TM2"/>
            <w:tabs>
              <w:tab w:val="right" w:leader="dot" w:pos="10790"/>
            </w:tabs>
            <w:rPr>
              <w:rFonts w:eastAsiaTheme="minorEastAsia"/>
              <w:noProof/>
              <w:lang w:eastAsia="fr-CA"/>
            </w:rPr>
          </w:pPr>
          <w:hyperlink w:anchor="_Toc27694626" w:history="1">
            <w:r w:rsidR="00AE4AAB" w:rsidRPr="00454D5E">
              <w:rPr>
                <w:rStyle w:val="Lienhypertexte"/>
                <w:rFonts w:eastAsia="Times New Roman"/>
                <w:noProof/>
                <w:lang w:eastAsia="fr-CA"/>
              </w:rPr>
              <w:t>Namespace (Openshift)</w:t>
            </w:r>
            <w:r w:rsidR="00AE4AAB">
              <w:rPr>
                <w:noProof/>
                <w:webHidden/>
              </w:rPr>
              <w:tab/>
            </w:r>
            <w:r w:rsidR="00AE4AAB">
              <w:rPr>
                <w:noProof/>
                <w:webHidden/>
              </w:rPr>
              <w:fldChar w:fldCharType="begin"/>
            </w:r>
            <w:r w:rsidR="00AE4AAB">
              <w:rPr>
                <w:noProof/>
                <w:webHidden/>
              </w:rPr>
              <w:instrText xml:space="preserve"> PAGEREF _Toc27694626 \h </w:instrText>
            </w:r>
            <w:r w:rsidR="00AE4AAB">
              <w:rPr>
                <w:noProof/>
                <w:webHidden/>
              </w:rPr>
            </w:r>
            <w:r w:rsidR="00AE4AAB">
              <w:rPr>
                <w:noProof/>
                <w:webHidden/>
              </w:rPr>
              <w:fldChar w:fldCharType="separate"/>
            </w:r>
            <w:r w:rsidR="00AE4AAB">
              <w:rPr>
                <w:noProof/>
                <w:webHidden/>
              </w:rPr>
              <w:t>18</w:t>
            </w:r>
            <w:r w:rsidR="00AE4AAB">
              <w:rPr>
                <w:noProof/>
                <w:webHidden/>
              </w:rPr>
              <w:fldChar w:fldCharType="end"/>
            </w:r>
          </w:hyperlink>
        </w:p>
        <w:p w14:paraId="760C4FC5" w14:textId="77777777" w:rsidR="00AE4AAB" w:rsidRDefault="00883552">
          <w:pPr>
            <w:pStyle w:val="TM2"/>
            <w:tabs>
              <w:tab w:val="right" w:leader="dot" w:pos="10790"/>
            </w:tabs>
            <w:rPr>
              <w:rFonts w:eastAsiaTheme="minorEastAsia"/>
              <w:noProof/>
              <w:lang w:eastAsia="fr-CA"/>
            </w:rPr>
          </w:pPr>
          <w:hyperlink w:anchor="_Toc27694627" w:history="1">
            <w:r w:rsidR="00AE4AAB" w:rsidRPr="00454D5E">
              <w:rPr>
                <w:rStyle w:val="Lienhypertexte"/>
                <w:noProof/>
              </w:rPr>
              <w:t>Patrons d’intégration concrets - Openshift</w:t>
            </w:r>
            <w:r w:rsidR="00AE4AAB">
              <w:rPr>
                <w:noProof/>
                <w:webHidden/>
              </w:rPr>
              <w:tab/>
            </w:r>
            <w:r w:rsidR="00AE4AAB">
              <w:rPr>
                <w:noProof/>
                <w:webHidden/>
              </w:rPr>
              <w:fldChar w:fldCharType="begin"/>
            </w:r>
            <w:r w:rsidR="00AE4AAB">
              <w:rPr>
                <w:noProof/>
                <w:webHidden/>
              </w:rPr>
              <w:instrText xml:space="preserve"> PAGEREF _Toc27694627 \h </w:instrText>
            </w:r>
            <w:r w:rsidR="00AE4AAB">
              <w:rPr>
                <w:noProof/>
                <w:webHidden/>
              </w:rPr>
            </w:r>
            <w:r w:rsidR="00AE4AAB">
              <w:rPr>
                <w:noProof/>
                <w:webHidden/>
              </w:rPr>
              <w:fldChar w:fldCharType="separate"/>
            </w:r>
            <w:r w:rsidR="00AE4AAB">
              <w:rPr>
                <w:noProof/>
                <w:webHidden/>
              </w:rPr>
              <w:t>19</w:t>
            </w:r>
            <w:r w:rsidR="00AE4AAB">
              <w:rPr>
                <w:noProof/>
                <w:webHidden/>
              </w:rPr>
              <w:fldChar w:fldCharType="end"/>
            </w:r>
          </w:hyperlink>
        </w:p>
        <w:p w14:paraId="515D25A9" w14:textId="77777777" w:rsidR="00AE4AAB" w:rsidRDefault="00883552">
          <w:pPr>
            <w:pStyle w:val="TM2"/>
            <w:tabs>
              <w:tab w:val="right" w:leader="dot" w:pos="10790"/>
            </w:tabs>
            <w:rPr>
              <w:rFonts w:eastAsiaTheme="minorEastAsia"/>
              <w:noProof/>
              <w:lang w:eastAsia="fr-CA"/>
            </w:rPr>
          </w:pPr>
          <w:hyperlink w:anchor="_Toc27694628" w:history="1">
            <w:r w:rsidR="00AE4AAB" w:rsidRPr="00454D5E">
              <w:rPr>
                <w:rStyle w:val="Lienhypertexte"/>
                <w:rFonts w:eastAsia="Times New Roman"/>
                <w:noProof/>
                <w:lang w:eastAsia="fr-CA"/>
              </w:rPr>
              <w:t>API Gateway</w:t>
            </w:r>
            <w:r w:rsidR="00AE4AAB">
              <w:rPr>
                <w:noProof/>
                <w:webHidden/>
              </w:rPr>
              <w:tab/>
            </w:r>
            <w:r w:rsidR="00AE4AAB">
              <w:rPr>
                <w:noProof/>
                <w:webHidden/>
              </w:rPr>
              <w:fldChar w:fldCharType="begin"/>
            </w:r>
            <w:r w:rsidR="00AE4AAB">
              <w:rPr>
                <w:noProof/>
                <w:webHidden/>
              </w:rPr>
              <w:instrText xml:space="preserve"> PAGEREF _Toc27694628 \h </w:instrText>
            </w:r>
            <w:r w:rsidR="00AE4AAB">
              <w:rPr>
                <w:noProof/>
                <w:webHidden/>
              </w:rPr>
            </w:r>
            <w:r w:rsidR="00AE4AAB">
              <w:rPr>
                <w:noProof/>
                <w:webHidden/>
              </w:rPr>
              <w:fldChar w:fldCharType="separate"/>
            </w:r>
            <w:r w:rsidR="00AE4AAB">
              <w:rPr>
                <w:noProof/>
                <w:webHidden/>
              </w:rPr>
              <w:t>23</w:t>
            </w:r>
            <w:r w:rsidR="00AE4AAB">
              <w:rPr>
                <w:noProof/>
                <w:webHidden/>
              </w:rPr>
              <w:fldChar w:fldCharType="end"/>
            </w:r>
          </w:hyperlink>
        </w:p>
        <w:p w14:paraId="6BA5F1FC" w14:textId="77777777" w:rsidR="00F77EC7" w:rsidRDefault="00F77EC7">
          <w:r>
            <w:rPr>
              <w:b/>
              <w:bCs/>
              <w:lang w:val="fr-FR"/>
            </w:rPr>
            <w:fldChar w:fldCharType="end"/>
          </w:r>
        </w:p>
      </w:sdtContent>
    </w:sdt>
    <w:p w14:paraId="6BA5F201" w14:textId="6984AC01" w:rsidR="000069C4" w:rsidRDefault="000069C4" w:rsidP="001A1992"/>
    <w:p w14:paraId="6BA5F202" w14:textId="79CB6539" w:rsidR="003A462E" w:rsidRDefault="003A462E">
      <w:r>
        <w:br w:type="page"/>
      </w:r>
    </w:p>
    <w:p w14:paraId="0AF7335F" w14:textId="77777777" w:rsidR="000069C4" w:rsidRDefault="000069C4" w:rsidP="0081281E">
      <w:pPr>
        <w:spacing w:after="0"/>
      </w:pPr>
    </w:p>
    <w:p w14:paraId="0C2A1AE3" w14:textId="7584965A" w:rsidR="00704F2C" w:rsidRDefault="00704F2C" w:rsidP="00704F2C">
      <w:pPr>
        <w:pStyle w:val="Titre1"/>
      </w:pPr>
      <w:bookmarkStart w:id="0" w:name="_Toc27694608"/>
      <w:r>
        <w:t>Lexique</w:t>
      </w:r>
      <w:bookmarkEnd w:id="0"/>
    </w:p>
    <w:p w14:paraId="63E63A04" w14:textId="77777777" w:rsidR="001C2152" w:rsidRDefault="001C2152" w:rsidP="001C2152">
      <w:pPr>
        <w:pStyle w:val="Titre2"/>
        <w:rPr>
          <w:ins w:id="1" w:author="Raymond Jeff (Nter)" w:date="2020-01-13T15:03:00Z"/>
        </w:rPr>
      </w:pPr>
      <w:bookmarkStart w:id="2" w:name="_Toc27694609"/>
      <w:ins w:id="3" w:author="Raymond Jeff (Nter)" w:date="2020-01-13T15:03:00Z">
        <w:r>
          <w:t>DDD (</w:t>
        </w:r>
        <w:r w:rsidRPr="00AE0A35">
          <w:rPr>
            <w:i/>
          </w:rPr>
          <w:t>Domain Driven Desing</w:t>
        </w:r>
        <w:r>
          <w:t>)</w:t>
        </w:r>
      </w:ins>
    </w:p>
    <w:p w14:paraId="124CA5D0" w14:textId="77777777" w:rsidR="001C2152" w:rsidRDefault="001C2152" w:rsidP="001C2152">
      <w:pPr>
        <w:rPr>
          <w:ins w:id="4" w:author="Raymond Jeff (Nter)" w:date="2020-01-13T15:03:00Z"/>
        </w:rPr>
      </w:pPr>
    </w:p>
    <w:p w14:paraId="2181E7CB" w14:textId="77777777" w:rsidR="001C2152" w:rsidRPr="00F02734" w:rsidRDefault="001C2152" w:rsidP="001C2152">
      <w:pPr>
        <w:autoSpaceDE w:val="0"/>
        <w:autoSpaceDN w:val="0"/>
        <w:adjustRightInd w:val="0"/>
        <w:spacing w:after="0" w:line="288" w:lineRule="auto"/>
        <w:rPr>
          <w:ins w:id="5" w:author="Raymond Jeff (Nter)" w:date="2020-01-13T15:03:00Z"/>
          <w:rFonts w:ascii="Calibri" w:hAnsi="Calibri" w:cs="Calibri"/>
          <w:b/>
          <w:color w:val="FF0000"/>
        </w:rPr>
      </w:pPr>
      <w:ins w:id="6" w:author="Raymond Jeff (Nter)" w:date="2020-01-13T15:03:00Z">
        <w:r>
          <w:rPr>
            <w:rFonts w:ascii="Calibri" w:hAnsi="Calibri" w:cs="Calibri"/>
            <w:b/>
            <w:color w:val="FF0000"/>
          </w:rPr>
          <w:t>En cours…</w:t>
        </w:r>
      </w:ins>
    </w:p>
    <w:p w14:paraId="0FA61850" w14:textId="77777777" w:rsidR="001C2152" w:rsidRDefault="001C2152" w:rsidP="001C2152">
      <w:pPr>
        <w:autoSpaceDE w:val="0"/>
        <w:autoSpaceDN w:val="0"/>
        <w:adjustRightInd w:val="0"/>
        <w:spacing w:after="0" w:line="288" w:lineRule="auto"/>
        <w:rPr>
          <w:ins w:id="7" w:author="Raymond Jeff (Nter)" w:date="2020-01-13T15:03:00Z"/>
          <w:rFonts w:ascii="Calibri" w:hAnsi="Calibri" w:cs="Calibri"/>
          <w:color w:val="000000"/>
        </w:rPr>
      </w:pPr>
    </w:p>
    <w:p w14:paraId="71FF6610" w14:textId="77777777" w:rsidR="001C2152" w:rsidRDefault="001C2152" w:rsidP="001C2152">
      <w:pPr>
        <w:pStyle w:val="Titre3"/>
        <w:rPr>
          <w:ins w:id="8" w:author="Raymond Jeff (Nter)" w:date="2020-01-13T15:03:00Z"/>
        </w:rPr>
      </w:pPr>
      <w:ins w:id="9" w:author="Raymond Jeff (Nter)" w:date="2020-01-13T15:03:00Z">
        <w:r>
          <w:t>Unité d’affaire (</w:t>
        </w:r>
        <w:r w:rsidRPr="00611431">
          <w:rPr>
            <w:i/>
          </w:rPr>
          <w:t>business unit</w:t>
        </w:r>
        <w:r>
          <w:t>)</w:t>
        </w:r>
      </w:ins>
    </w:p>
    <w:p w14:paraId="6DFB6C12" w14:textId="77777777" w:rsidR="001C2152" w:rsidRDefault="001C2152" w:rsidP="001C2152">
      <w:pPr>
        <w:spacing w:after="120"/>
        <w:rPr>
          <w:ins w:id="10" w:author="Raymond Jeff (Nter)" w:date="2020-01-13T15:03:00Z"/>
          <w:sz w:val="20"/>
        </w:rPr>
      </w:pPr>
      <w:commentRangeStart w:id="11"/>
      <w:commentRangeStart w:id="12"/>
      <w:ins w:id="13" w:author="Raymond Jeff (Nter)" w:date="2020-01-13T15:03:00Z">
        <w:r w:rsidRPr="00357B8A">
          <w:rPr>
            <w:sz w:val="20"/>
            <w:highlight w:val="yellow"/>
          </w:rPr>
          <w:t xml:space="preserve">Organisation qui possède et exploite un ou plusieurs domaines d’affaires </w:t>
        </w:r>
        <w:commentRangeStart w:id="14"/>
        <w:commentRangeStart w:id="15"/>
        <w:r w:rsidRPr="00357B8A">
          <w:rPr>
            <w:sz w:val="20"/>
            <w:highlight w:val="yellow"/>
          </w:rPr>
          <w:t>stratégiques</w:t>
        </w:r>
        <w:commentRangeEnd w:id="14"/>
        <w:r w:rsidRPr="00357B8A">
          <w:rPr>
            <w:rStyle w:val="Marquedecommentaire"/>
            <w:highlight w:val="yellow"/>
          </w:rPr>
          <w:commentReference w:id="14"/>
        </w:r>
        <w:commentRangeEnd w:id="15"/>
        <w:r>
          <w:rPr>
            <w:rStyle w:val="Marquedecommentaire"/>
          </w:rPr>
          <w:commentReference w:id="15"/>
        </w:r>
        <w:r w:rsidRPr="00357B8A">
          <w:rPr>
            <w:sz w:val="20"/>
            <w:highlight w:val="yellow"/>
          </w:rPr>
          <w:t>:</w:t>
        </w:r>
        <w:r>
          <w:rPr>
            <w:sz w:val="20"/>
          </w:rPr>
          <w:t xml:space="preserve"> </w:t>
        </w:r>
        <w:commentRangeEnd w:id="11"/>
        <w:r>
          <w:rPr>
            <w:rStyle w:val="Marquedecommentaire"/>
          </w:rPr>
          <w:commentReference w:id="11"/>
        </w:r>
      </w:ins>
      <w:commentRangeEnd w:id="12"/>
      <w:ins w:id="16" w:author="Raymond Jeff (Nter)" w:date="2020-01-13T15:06:00Z">
        <w:r w:rsidR="00281F5C">
          <w:rPr>
            <w:rStyle w:val="Marquedecommentaire"/>
          </w:rPr>
          <w:commentReference w:id="12"/>
        </w:r>
      </w:ins>
    </w:p>
    <w:p w14:paraId="616DDCE8" w14:textId="77777777" w:rsidR="001C2152" w:rsidRPr="00687533" w:rsidRDefault="001C2152" w:rsidP="001C2152">
      <w:pPr>
        <w:spacing w:after="120"/>
        <w:rPr>
          <w:ins w:id="17" w:author="Raymond Jeff (Nter)" w:date="2020-01-13T15:03:00Z"/>
          <w:sz w:val="20"/>
        </w:rPr>
      </w:pPr>
    </w:p>
    <w:p w14:paraId="4EC09F8D" w14:textId="77777777" w:rsidR="001C2152" w:rsidRPr="00687533" w:rsidRDefault="001C2152" w:rsidP="001C2152">
      <w:pPr>
        <w:spacing w:after="120"/>
        <w:rPr>
          <w:ins w:id="18" w:author="Raymond Jeff (Nter)" w:date="2020-01-13T15:03:00Z"/>
          <w:sz w:val="20"/>
        </w:rPr>
      </w:pPr>
      <w:ins w:id="19" w:author="Raymond Jeff (Nter)" w:date="2020-01-13T15:03:00Z">
        <w:r w:rsidRPr="00687533">
          <w:rPr>
            <w:sz w:val="20"/>
          </w:rPr>
          <w:t>Exemple d’unité d’affaires de LQ :</w:t>
        </w:r>
      </w:ins>
    </w:p>
    <w:p w14:paraId="4EB5B3F2" w14:textId="77777777" w:rsidR="001C2152" w:rsidRPr="00687533" w:rsidRDefault="001C2152" w:rsidP="001C2152">
      <w:pPr>
        <w:pStyle w:val="Paragraphedeliste"/>
        <w:numPr>
          <w:ilvl w:val="0"/>
          <w:numId w:val="39"/>
        </w:numPr>
        <w:spacing w:after="120"/>
        <w:rPr>
          <w:ins w:id="20" w:author="Raymond Jeff (Nter)" w:date="2020-01-13T15:03:00Z"/>
          <w:sz w:val="20"/>
        </w:rPr>
      </w:pPr>
      <w:ins w:id="21" w:author="Raymond Jeff (Nter)" w:date="2020-01-13T15:03:00Z">
        <w:r w:rsidRPr="00687533">
          <w:rPr>
            <w:sz w:val="20"/>
          </w:rPr>
          <w:t>Présidence des opérations loteries (POL)</w:t>
        </w:r>
      </w:ins>
    </w:p>
    <w:p w14:paraId="2BC52EF2" w14:textId="77777777" w:rsidR="001C2152" w:rsidRPr="00687533" w:rsidRDefault="001C2152" w:rsidP="001C2152">
      <w:pPr>
        <w:pStyle w:val="Paragraphedeliste"/>
        <w:numPr>
          <w:ilvl w:val="0"/>
          <w:numId w:val="39"/>
        </w:numPr>
        <w:spacing w:after="120"/>
        <w:rPr>
          <w:ins w:id="22" w:author="Raymond Jeff (Nter)" w:date="2020-01-13T15:03:00Z"/>
          <w:sz w:val="20"/>
        </w:rPr>
      </w:pPr>
      <w:ins w:id="23" w:author="Raymond Jeff (Nter)" w:date="2020-01-13T15:03:00Z">
        <w:r w:rsidRPr="00687533">
          <w:rPr>
            <w:sz w:val="20"/>
          </w:rPr>
          <w:t>Société des établissements de jeux du Québec (SEJQ)</w:t>
        </w:r>
      </w:ins>
    </w:p>
    <w:p w14:paraId="46A6C032" w14:textId="77777777" w:rsidR="001C2152" w:rsidRPr="00687533" w:rsidRDefault="001C2152" w:rsidP="001C2152">
      <w:pPr>
        <w:pStyle w:val="Paragraphedeliste"/>
        <w:numPr>
          <w:ilvl w:val="0"/>
          <w:numId w:val="39"/>
        </w:numPr>
        <w:spacing w:after="120"/>
        <w:rPr>
          <w:ins w:id="24" w:author="Raymond Jeff (Nter)" w:date="2020-01-13T15:03:00Z"/>
          <w:sz w:val="20"/>
        </w:rPr>
      </w:pPr>
      <w:ins w:id="25" w:author="Raymond Jeff (Nter)" w:date="2020-01-13T15:03:00Z">
        <w:r w:rsidRPr="00687533">
          <w:rPr>
            <w:sz w:val="20"/>
          </w:rPr>
          <w:t>Société des casinos du Québec (SCQ)</w:t>
        </w:r>
      </w:ins>
    </w:p>
    <w:p w14:paraId="0628268B" w14:textId="77777777" w:rsidR="001C2152" w:rsidRPr="00687533" w:rsidRDefault="001C2152" w:rsidP="001C2152">
      <w:pPr>
        <w:pStyle w:val="Paragraphedeliste"/>
        <w:numPr>
          <w:ilvl w:val="0"/>
          <w:numId w:val="39"/>
        </w:numPr>
        <w:spacing w:after="120"/>
        <w:rPr>
          <w:ins w:id="26" w:author="Raymond Jeff (Nter)" w:date="2020-01-13T15:03:00Z"/>
          <w:sz w:val="20"/>
        </w:rPr>
      </w:pPr>
      <w:ins w:id="27" w:author="Raymond Jeff (Nter)" w:date="2020-01-13T15:03:00Z">
        <w:r w:rsidRPr="00687533">
          <w:rPr>
            <w:sz w:val="20"/>
          </w:rPr>
          <w:t>Technologies Nter (Nter)</w:t>
        </w:r>
      </w:ins>
    </w:p>
    <w:p w14:paraId="4D5B56F2" w14:textId="77777777" w:rsidR="001C2152" w:rsidRPr="00687533" w:rsidRDefault="001C2152" w:rsidP="001C2152">
      <w:pPr>
        <w:pStyle w:val="Paragraphedeliste"/>
        <w:numPr>
          <w:ilvl w:val="0"/>
          <w:numId w:val="39"/>
        </w:numPr>
        <w:spacing w:after="120"/>
        <w:rPr>
          <w:ins w:id="28" w:author="Raymond Jeff (Nter)" w:date="2020-01-13T15:03:00Z"/>
          <w:sz w:val="20"/>
        </w:rPr>
      </w:pPr>
      <w:ins w:id="29" w:author="Raymond Jeff (Nter)" w:date="2020-01-13T15:03:00Z">
        <w:r w:rsidRPr="00687533">
          <w:rPr>
            <w:sz w:val="20"/>
          </w:rPr>
          <w:t>Loto-Québec (LQ)</w:t>
        </w:r>
      </w:ins>
    </w:p>
    <w:p w14:paraId="44236173" w14:textId="77777777" w:rsidR="001C2152" w:rsidRPr="00687533" w:rsidRDefault="001C2152" w:rsidP="001C2152">
      <w:pPr>
        <w:pStyle w:val="Paragraphedeliste"/>
        <w:spacing w:after="120"/>
        <w:rPr>
          <w:ins w:id="30" w:author="Raymond Jeff (Nter)" w:date="2020-01-13T15:03:00Z"/>
          <w:sz w:val="20"/>
        </w:rPr>
      </w:pPr>
    </w:p>
    <w:p w14:paraId="1C5E42F5" w14:textId="5E99BCC9" w:rsidR="001C2152" w:rsidRDefault="001C2152" w:rsidP="001C2152">
      <w:pPr>
        <w:pStyle w:val="Titre3"/>
        <w:rPr>
          <w:ins w:id="31" w:author="Raymond Jeff (Nter)" w:date="2020-01-13T15:03:00Z"/>
        </w:rPr>
      </w:pPr>
      <w:ins w:id="32" w:author="Raymond Jeff (Nter)" w:date="2020-01-13T15:03:00Z">
        <w:r>
          <w:t>Capacité d’affaire (</w:t>
        </w:r>
        <w:r w:rsidRPr="00611431">
          <w:rPr>
            <w:i/>
          </w:rPr>
          <w:t xml:space="preserve">business </w:t>
        </w:r>
        <w:commentRangeStart w:id="33"/>
        <w:commentRangeStart w:id="34"/>
        <w:r w:rsidRPr="00611431">
          <w:rPr>
            <w:i/>
          </w:rPr>
          <w:t>capa</w:t>
        </w:r>
      </w:ins>
      <w:ins w:id="35" w:author="Raymond Jeff (Nter)" w:date="2020-01-13T15:14:00Z">
        <w:r w:rsidR="008C412B">
          <w:rPr>
            <w:i/>
          </w:rPr>
          <w:t>bility</w:t>
        </w:r>
      </w:ins>
      <w:commentRangeEnd w:id="33"/>
      <w:ins w:id="36" w:author="Raymond Jeff (Nter)" w:date="2020-01-13T15:03:00Z">
        <w:r>
          <w:rPr>
            <w:rStyle w:val="Marquedecommentaire"/>
            <w:rFonts w:asciiTheme="minorHAnsi" w:eastAsiaTheme="minorHAnsi" w:hAnsiTheme="minorHAnsi" w:cstheme="minorBidi"/>
            <w:b w:val="0"/>
            <w:color w:val="auto"/>
          </w:rPr>
          <w:commentReference w:id="33"/>
        </w:r>
      </w:ins>
      <w:commentRangeEnd w:id="34"/>
      <w:ins w:id="37" w:author="Raymond Jeff (Nter)" w:date="2020-01-13T15:15:00Z">
        <w:r w:rsidR="00C708C9">
          <w:rPr>
            <w:rStyle w:val="Marquedecommentaire"/>
            <w:rFonts w:asciiTheme="minorHAnsi" w:eastAsiaTheme="minorHAnsi" w:hAnsiTheme="minorHAnsi" w:cstheme="minorBidi"/>
            <w:b w:val="0"/>
            <w:color w:val="auto"/>
          </w:rPr>
          <w:commentReference w:id="34"/>
        </w:r>
      </w:ins>
      <w:ins w:id="38" w:author="Raymond Jeff (Nter)" w:date="2020-01-13T15:03:00Z">
        <w:r>
          <w:t>)</w:t>
        </w:r>
      </w:ins>
    </w:p>
    <w:p w14:paraId="673B8419" w14:textId="367F6F4B" w:rsidR="001C2152" w:rsidRDefault="001C2152" w:rsidP="001C2152">
      <w:pPr>
        <w:spacing w:after="0"/>
        <w:rPr>
          <w:ins w:id="39" w:author="Raymond Jeff (Nter)" w:date="2020-01-13T15:03:00Z"/>
          <w:sz w:val="20"/>
        </w:rPr>
      </w:pPr>
      <w:commentRangeStart w:id="40"/>
      <w:commentRangeStart w:id="41"/>
      <w:ins w:id="42" w:author="Raymond Jeff (Nter)" w:date="2020-01-13T15:03:00Z">
        <w:r w:rsidRPr="00687533">
          <w:rPr>
            <w:sz w:val="20"/>
          </w:rPr>
          <w:t xml:space="preserve">Ensemble d’activités(ou fonctions) d’affaires </w:t>
        </w:r>
      </w:ins>
      <w:ins w:id="43" w:author="Raymond Jeff (Nter)" w:date="2020-01-13T15:18:00Z">
        <w:r w:rsidR="00C708C9">
          <w:rPr>
            <w:sz w:val="20"/>
          </w:rPr>
          <w:t>(</w:t>
        </w:r>
      </w:ins>
      <w:ins w:id="44" w:author="Raymond Jeff (Nter)" w:date="2020-01-13T15:20:00Z">
        <w:r w:rsidR="00C708C9" w:rsidRPr="00C708C9">
          <w:rPr>
            <w:i/>
            <w:sz w:val="20"/>
            <w:rPrChange w:id="45" w:author="Raymond Jeff (Nter)" w:date="2020-01-13T15:20:00Z">
              <w:rPr>
                <w:sz w:val="20"/>
              </w:rPr>
            </w:rPrChange>
          </w:rPr>
          <w:t>qu’est-ce que l’entrerprise fait, le quoi</w:t>
        </w:r>
      </w:ins>
      <w:ins w:id="46" w:author="Raymond Jeff (Nter)" w:date="2020-01-13T15:18:00Z">
        <w:r w:rsidR="00C708C9">
          <w:rPr>
            <w:sz w:val="20"/>
          </w:rPr>
          <w:t xml:space="preserve">) </w:t>
        </w:r>
      </w:ins>
      <w:ins w:id="47" w:author="Raymond Jeff (Nter)" w:date="2020-01-13T15:03:00Z">
        <w:r>
          <w:rPr>
            <w:sz w:val="20"/>
          </w:rPr>
          <w:t xml:space="preserve">organisées dans le cadre d’un processus d’affaires </w:t>
        </w:r>
        <w:r w:rsidRPr="00687533">
          <w:rPr>
            <w:sz w:val="20"/>
          </w:rPr>
          <w:t>permettant d’atteindre les objectifs fixés par une unité d’affaires dans l’exploitation de son ou ses domaines d’affaires.</w:t>
        </w:r>
      </w:ins>
    </w:p>
    <w:p w14:paraId="71479DC7" w14:textId="77777777" w:rsidR="001C2152" w:rsidRPr="00687533" w:rsidRDefault="001C2152" w:rsidP="001C2152">
      <w:pPr>
        <w:spacing w:after="0"/>
        <w:rPr>
          <w:ins w:id="48" w:author="Raymond Jeff (Nter)" w:date="2020-01-13T15:03:00Z"/>
          <w:sz w:val="20"/>
        </w:rPr>
      </w:pPr>
    </w:p>
    <w:p w14:paraId="637CCE4E" w14:textId="77777777" w:rsidR="001C2152" w:rsidRPr="00687533" w:rsidRDefault="001C2152" w:rsidP="001C2152">
      <w:pPr>
        <w:spacing w:after="0"/>
        <w:rPr>
          <w:ins w:id="49" w:author="Raymond Jeff (Nter)" w:date="2020-01-13T15:03:00Z"/>
          <w:sz w:val="20"/>
        </w:rPr>
      </w:pPr>
      <w:ins w:id="50" w:author="Raymond Jeff (Nter)" w:date="2020-01-13T15:03:00Z">
        <w:r w:rsidRPr="00687533">
          <w:rPr>
            <w:sz w:val="20"/>
          </w:rPr>
          <w:t xml:space="preserve">Une capacité d’affaires peut être de deux types : </w:t>
        </w:r>
      </w:ins>
    </w:p>
    <w:p w14:paraId="1760DB7C" w14:textId="745E809C" w:rsidR="0076621C" w:rsidRDefault="0076621C" w:rsidP="001C2152">
      <w:pPr>
        <w:pStyle w:val="Paragraphedeliste"/>
        <w:numPr>
          <w:ilvl w:val="0"/>
          <w:numId w:val="37"/>
        </w:numPr>
        <w:spacing w:after="0"/>
        <w:rPr>
          <w:ins w:id="51" w:author="Raymond Jeff (Nter)" w:date="2020-01-13T15:21:00Z"/>
          <w:sz w:val="20"/>
        </w:rPr>
      </w:pPr>
      <w:ins w:id="52" w:author="Raymond Jeff (Nter)" w:date="2020-01-13T15:21:00Z">
        <w:r>
          <w:rPr>
            <w:b/>
            <w:sz w:val="20"/>
          </w:rPr>
          <w:t>s</w:t>
        </w:r>
        <w:r w:rsidRPr="0076621C">
          <w:rPr>
            <w:b/>
            <w:sz w:val="20"/>
            <w:rPrChange w:id="53" w:author="Raymond Jeff (Nter)" w:date="2020-01-13T15:21:00Z">
              <w:rPr>
                <w:sz w:val="20"/>
              </w:rPr>
            </w:rPrChange>
          </w:rPr>
          <w:t>tratégique</w:t>
        </w:r>
        <w:r>
          <w:rPr>
            <w:sz w:val="20"/>
          </w:rPr>
          <w:t xml:space="preserve"> :  </w:t>
        </w:r>
        <w:r w:rsidRPr="0076621C">
          <w:rPr>
            <w:sz w:val="20"/>
            <w:highlight w:val="yellow"/>
            <w:rPrChange w:id="54" w:author="Raymond Jeff (Nter)" w:date="2020-01-13T15:22:00Z">
              <w:rPr>
                <w:sz w:val="20"/>
              </w:rPr>
            </w:rPrChange>
          </w:rPr>
          <w:t>à compléter</w:t>
        </w:r>
      </w:ins>
    </w:p>
    <w:p w14:paraId="46037FA5" w14:textId="77777777" w:rsidR="001C2152" w:rsidRPr="00687533" w:rsidRDefault="001C2152" w:rsidP="001C2152">
      <w:pPr>
        <w:pStyle w:val="Paragraphedeliste"/>
        <w:numPr>
          <w:ilvl w:val="0"/>
          <w:numId w:val="37"/>
        </w:numPr>
        <w:spacing w:after="0"/>
        <w:rPr>
          <w:ins w:id="55" w:author="Raymond Jeff (Nter)" w:date="2020-01-13T15:03:00Z"/>
          <w:sz w:val="20"/>
        </w:rPr>
      </w:pPr>
      <w:ins w:id="56" w:author="Raymond Jeff (Nter)" w:date="2020-01-13T15:03:00Z">
        <w:r w:rsidRPr="0076621C">
          <w:rPr>
            <w:b/>
            <w:sz w:val="20"/>
            <w:rPrChange w:id="57" w:author="Raymond Jeff (Nter)" w:date="2020-01-13T15:21:00Z">
              <w:rPr>
                <w:sz w:val="20"/>
              </w:rPr>
            </w:rPrChange>
          </w:rPr>
          <w:t>métier</w:t>
        </w:r>
        <w:r w:rsidRPr="00687533">
          <w:rPr>
            <w:sz w:val="20"/>
          </w:rPr>
          <w:t> : activités d’affaires dont la spécificité est exclusive aux domaines d’affaires de LQ. (ex. JHA, casinos du QC, ALV, etc.)</w:t>
        </w:r>
      </w:ins>
    </w:p>
    <w:p w14:paraId="0F44B9B5" w14:textId="77777777" w:rsidR="001C2152" w:rsidRPr="00687533" w:rsidRDefault="001C2152" w:rsidP="001C2152">
      <w:pPr>
        <w:pStyle w:val="Paragraphedeliste"/>
        <w:numPr>
          <w:ilvl w:val="0"/>
          <w:numId w:val="37"/>
        </w:numPr>
        <w:spacing w:after="0"/>
        <w:rPr>
          <w:ins w:id="58" w:author="Raymond Jeff (Nter)" w:date="2020-01-13T15:03:00Z"/>
          <w:sz w:val="20"/>
        </w:rPr>
      </w:pPr>
      <w:ins w:id="59" w:author="Raymond Jeff (Nter)" w:date="2020-01-13T15:03:00Z">
        <w:r w:rsidRPr="0076621C">
          <w:rPr>
            <w:b/>
            <w:sz w:val="20"/>
            <w:rPrChange w:id="60" w:author="Raymond Jeff (Nter)" w:date="2020-01-13T15:21:00Z">
              <w:rPr>
                <w:sz w:val="20"/>
              </w:rPr>
            </w:rPrChange>
          </w:rPr>
          <w:t>soutien</w:t>
        </w:r>
        <w:r w:rsidRPr="00687533">
          <w:rPr>
            <w:sz w:val="20"/>
          </w:rPr>
          <w:t> : activités d’affaires qui soutiennent les activités d’affaires métier. (ex. finances, RH, approvisionnement, services juridiques, TI, communications, etc.)</w:t>
        </w:r>
      </w:ins>
    </w:p>
    <w:p w14:paraId="5A950348" w14:textId="77777777" w:rsidR="001C2152" w:rsidRPr="00687533" w:rsidRDefault="001C2152" w:rsidP="001C2152">
      <w:pPr>
        <w:spacing w:after="0"/>
        <w:rPr>
          <w:ins w:id="61" w:author="Raymond Jeff (Nter)" w:date="2020-01-13T15:03:00Z"/>
          <w:sz w:val="20"/>
        </w:rPr>
      </w:pPr>
      <w:ins w:id="62" w:author="Raymond Jeff (Nter)" w:date="2020-01-13T15:03:00Z">
        <w:r w:rsidRPr="00687533">
          <w:rPr>
            <w:sz w:val="20"/>
          </w:rPr>
          <w:t>Les capacités d’affaires peuvent avoir plusieurs niveaux de granularité selon le nombre ou le degré de complexité des activités d’affaires.</w:t>
        </w:r>
        <w:commentRangeEnd w:id="40"/>
        <w:r>
          <w:rPr>
            <w:rStyle w:val="Marquedecommentaire"/>
          </w:rPr>
          <w:commentReference w:id="40"/>
        </w:r>
      </w:ins>
      <w:commentRangeEnd w:id="41"/>
      <w:ins w:id="63" w:author="Raymond Jeff (Nter)" w:date="2020-01-13T15:22:00Z">
        <w:r w:rsidR="00A20855">
          <w:rPr>
            <w:rStyle w:val="Marquedecommentaire"/>
          </w:rPr>
          <w:commentReference w:id="41"/>
        </w:r>
      </w:ins>
    </w:p>
    <w:p w14:paraId="21ABD9A5" w14:textId="77777777" w:rsidR="001C2152" w:rsidRDefault="001C2152" w:rsidP="001C2152">
      <w:pPr>
        <w:autoSpaceDE w:val="0"/>
        <w:autoSpaceDN w:val="0"/>
        <w:adjustRightInd w:val="0"/>
        <w:spacing w:after="0" w:line="288" w:lineRule="auto"/>
        <w:rPr>
          <w:ins w:id="64" w:author="Raymond Jeff (Nter)" w:date="2020-01-13T15:03:00Z"/>
          <w:rFonts w:ascii="Calibri" w:hAnsi="Calibri" w:cs="Calibri"/>
          <w:color w:val="000000"/>
        </w:rPr>
      </w:pPr>
    </w:p>
    <w:p w14:paraId="58C9456A" w14:textId="77777777" w:rsidR="001C2152" w:rsidRDefault="001C2152" w:rsidP="001C2152">
      <w:pPr>
        <w:pStyle w:val="Titre3"/>
        <w:rPr>
          <w:ins w:id="65" w:author="Raymond Jeff (Nter)" w:date="2020-01-13T15:03:00Z"/>
        </w:rPr>
      </w:pPr>
      <w:commentRangeStart w:id="66"/>
      <w:commentRangeStart w:id="67"/>
      <w:ins w:id="68" w:author="Raymond Jeff (Nter)" w:date="2020-01-13T15:03:00Z">
        <w:r>
          <w:t>Domaine d’affaires</w:t>
        </w:r>
        <w:commentRangeEnd w:id="66"/>
        <w:r>
          <w:rPr>
            <w:rStyle w:val="Marquedecommentaire"/>
            <w:rFonts w:asciiTheme="minorHAnsi" w:eastAsiaTheme="minorHAnsi" w:hAnsiTheme="minorHAnsi" w:cstheme="minorBidi"/>
            <w:b w:val="0"/>
            <w:color w:val="auto"/>
          </w:rPr>
          <w:commentReference w:id="66"/>
        </w:r>
      </w:ins>
      <w:commentRangeEnd w:id="67"/>
      <w:ins w:id="69" w:author="Raymond Jeff (Nter)" w:date="2020-01-13T15:22:00Z">
        <w:r w:rsidR="00A20855">
          <w:rPr>
            <w:rStyle w:val="Marquedecommentaire"/>
            <w:rFonts w:asciiTheme="minorHAnsi" w:eastAsiaTheme="minorHAnsi" w:hAnsiTheme="minorHAnsi" w:cstheme="minorBidi"/>
            <w:b w:val="0"/>
            <w:color w:val="auto"/>
          </w:rPr>
          <w:commentReference w:id="67"/>
        </w:r>
      </w:ins>
      <w:ins w:id="70" w:author="Raymond Jeff (Nter)" w:date="2020-01-13T15:03:00Z">
        <w:r>
          <w:t xml:space="preserve"> (</w:t>
        </w:r>
        <w:r w:rsidRPr="00611431">
          <w:rPr>
            <w:i/>
          </w:rPr>
          <w:t>business domain</w:t>
        </w:r>
        <w:r>
          <w:t>)</w:t>
        </w:r>
      </w:ins>
    </w:p>
    <w:p w14:paraId="3C78CF5F" w14:textId="77777777" w:rsidR="001C2152" w:rsidRPr="00687533" w:rsidRDefault="001C2152" w:rsidP="001C2152">
      <w:pPr>
        <w:autoSpaceDE w:val="0"/>
        <w:autoSpaceDN w:val="0"/>
        <w:adjustRightInd w:val="0"/>
        <w:spacing w:after="120" w:line="288" w:lineRule="auto"/>
        <w:rPr>
          <w:ins w:id="71" w:author="Raymond Jeff (Nter)" w:date="2020-01-13T15:03:00Z"/>
          <w:rFonts w:ascii="Calibri" w:hAnsi="Calibri" w:cs="Calibri"/>
          <w:color w:val="000000"/>
          <w:sz w:val="20"/>
        </w:rPr>
      </w:pPr>
      <w:ins w:id="72" w:author="Raymond Jeff (Nter)" w:date="2020-01-13T15:03:00Z">
        <w:r w:rsidRPr="00687533">
          <w:rPr>
            <w:rFonts w:ascii="Calibri" w:hAnsi="Calibri" w:cs="Calibri"/>
            <w:color w:val="000000"/>
            <w:sz w:val="20"/>
          </w:rPr>
          <w:t xml:space="preserve">Regroupement </w:t>
        </w:r>
        <w:r>
          <w:rPr>
            <w:rFonts w:ascii="Calibri" w:hAnsi="Calibri" w:cs="Calibri"/>
            <w:color w:val="000000"/>
            <w:sz w:val="20"/>
          </w:rPr>
          <w:t>maître et global de différents processus, entités et secteurs d’affaires de l’entreprise. La différenciation des domaines d’affaires de l’organisation vient des différences dans les processus, entités, secteurs et intervenants d’affaires de chaque domaine de l’organisation.</w:t>
        </w:r>
      </w:ins>
    </w:p>
    <w:p w14:paraId="01B83D84" w14:textId="77777777" w:rsidR="001C2152" w:rsidRPr="00687533" w:rsidRDefault="001C2152" w:rsidP="001C2152">
      <w:pPr>
        <w:autoSpaceDE w:val="0"/>
        <w:autoSpaceDN w:val="0"/>
        <w:adjustRightInd w:val="0"/>
        <w:spacing w:after="120" w:line="288" w:lineRule="auto"/>
        <w:rPr>
          <w:ins w:id="73" w:author="Raymond Jeff (Nter)" w:date="2020-01-13T15:03:00Z"/>
          <w:rFonts w:ascii="Calibri" w:hAnsi="Calibri" w:cs="Calibri"/>
          <w:color w:val="000000"/>
          <w:sz w:val="20"/>
        </w:rPr>
      </w:pPr>
      <w:ins w:id="74" w:author="Raymond Jeff (Nter)" w:date="2020-01-13T15:03:00Z">
        <w:r w:rsidRPr="00687533">
          <w:rPr>
            <w:rFonts w:ascii="Calibri" w:hAnsi="Calibri" w:cs="Calibri"/>
            <w:color w:val="000000"/>
            <w:sz w:val="20"/>
          </w:rPr>
          <w:t>Exemple de domaine d’affaires de LQ :</w:t>
        </w:r>
      </w:ins>
    </w:p>
    <w:p w14:paraId="141CA7CE" w14:textId="77777777" w:rsidR="001C2152" w:rsidRPr="00687533" w:rsidRDefault="001C2152" w:rsidP="001C2152">
      <w:pPr>
        <w:pStyle w:val="Paragraphedeliste"/>
        <w:numPr>
          <w:ilvl w:val="0"/>
          <w:numId w:val="38"/>
        </w:numPr>
        <w:autoSpaceDE w:val="0"/>
        <w:autoSpaceDN w:val="0"/>
        <w:adjustRightInd w:val="0"/>
        <w:spacing w:after="120" w:line="288" w:lineRule="auto"/>
        <w:rPr>
          <w:ins w:id="75" w:author="Raymond Jeff (Nter)" w:date="2020-01-13T15:03:00Z"/>
          <w:rFonts w:ascii="Calibri" w:hAnsi="Calibri" w:cs="Calibri"/>
          <w:color w:val="000000"/>
          <w:sz w:val="20"/>
        </w:rPr>
      </w:pPr>
      <w:ins w:id="76" w:author="Raymond Jeff (Nter)" w:date="2020-01-13T15:03:00Z">
        <w:r w:rsidRPr="00687533">
          <w:rPr>
            <w:rFonts w:ascii="Calibri" w:hAnsi="Calibri" w:cs="Calibri"/>
            <w:color w:val="000000"/>
            <w:sz w:val="20"/>
          </w:rPr>
          <w:t>Appareils de loteries vidéo (ALV)</w:t>
        </w:r>
      </w:ins>
    </w:p>
    <w:p w14:paraId="2A5E3BD1" w14:textId="77777777" w:rsidR="001C2152" w:rsidRPr="00687533" w:rsidRDefault="001C2152" w:rsidP="001C2152">
      <w:pPr>
        <w:pStyle w:val="Paragraphedeliste"/>
        <w:numPr>
          <w:ilvl w:val="0"/>
          <w:numId w:val="38"/>
        </w:numPr>
        <w:autoSpaceDE w:val="0"/>
        <w:autoSpaceDN w:val="0"/>
        <w:adjustRightInd w:val="0"/>
        <w:spacing w:after="120" w:line="288" w:lineRule="auto"/>
        <w:rPr>
          <w:ins w:id="77" w:author="Raymond Jeff (Nter)" w:date="2020-01-13T15:03:00Z"/>
          <w:rFonts w:ascii="Calibri" w:hAnsi="Calibri" w:cs="Calibri"/>
          <w:color w:val="000000"/>
          <w:sz w:val="20"/>
        </w:rPr>
      </w:pPr>
      <w:ins w:id="78" w:author="Raymond Jeff (Nter)" w:date="2020-01-13T15:03:00Z">
        <w:r w:rsidRPr="00687533">
          <w:rPr>
            <w:rFonts w:ascii="Calibri" w:hAnsi="Calibri" w:cs="Calibri"/>
            <w:color w:val="000000"/>
            <w:sz w:val="20"/>
          </w:rPr>
          <w:t>Casinos terrestres</w:t>
        </w:r>
      </w:ins>
    </w:p>
    <w:p w14:paraId="7C299152" w14:textId="77777777" w:rsidR="001C2152" w:rsidRPr="00687533" w:rsidRDefault="001C2152" w:rsidP="001C2152">
      <w:pPr>
        <w:pStyle w:val="Paragraphedeliste"/>
        <w:numPr>
          <w:ilvl w:val="0"/>
          <w:numId w:val="38"/>
        </w:numPr>
        <w:autoSpaceDE w:val="0"/>
        <w:autoSpaceDN w:val="0"/>
        <w:adjustRightInd w:val="0"/>
        <w:spacing w:after="120" w:line="288" w:lineRule="auto"/>
        <w:rPr>
          <w:ins w:id="79" w:author="Raymond Jeff (Nter)" w:date="2020-01-13T15:03:00Z"/>
          <w:rFonts w:ascii="Calibri" w:hAnsi="Calibri" w:cs="Calibri"/>
          <w:color w:val="000000"/>
          <w:sz w:val="20"/>
        </w:rPr>
      </w:pPr>
      <w:ins w:id="80" w:author="Raymond Jeff (Nter)" w:date="2020-01-13T15:03:00Z">
        <w:r>
          <w:rPr>
            <w:rFonts w:ascii="Calibri" w:hAnsi="Calibri" w:cs="Calibri"/>
            <w:color w:val="000000"/>
            <w:sz w:val="20"/>
          </w:rPr>
          <w:t>Salons de jeux</w:t>
        </w:r>
      </w:ins>
    </w:p>
    <w:p w14:paraId="61B8F32B" w14:textId="77777777" w:rsidR="001C2152" w:rsidRPr="00687533" w:rsidRDefault="001C2152" w:rsidP="001C2152">
      <w:pPr>
        <w:pStyle w:val="Paragraphedeliste"/>
        <w:numPr>
          <w:ilvl w:val="0"/>
          <w:numId w:val="38"/>
        </w:numPr>
        <w:autoSpaceDE w:val="0"/>
        <w:autoSpaceDN w:val="0"/>
        <w:adjustRightInd w:val="0"/>
        <w:spacing w:after="120" w:line="288" w:lineRule="auto"/>
        <w:rPr>
          <w:ins w:id="81" w:author="Raymond Jeff (Nter)" w:date="2020-01-13T15:03:00Z"/>
          <w:rFonts w:ascii="Calibri" w:hAnsi="Calibri" w:cs="Calibri"/>
          <w:color w:val="000000"/>
          <w:sz w:val="20"/>
        </w:rPr>
      </w:pPr>
      <w:ins w:id="82" w:author="Raymond Jeff (Nter)" w:date="2020-01-13T15:03:00Z">
        <w:r w:rsidRPr="00687533">
          <w:rPr>
            <w:rFonts w:ascii="Calibri" w:hAnsi="Calibri" w:cs="Calibri"/>
            <w:color w:val="000000"/>
            <w:sz w:val="20"/>
          </w:rPr>
          <w:t>Jeux de hasard et d’argent en salles (Bingo, Kinzo, etc.)</w:t>
        </w:r>
      </w:ins>
    </w:p>
    <w:p w14:paraId="0F55A68B" w14:textId="77777777" w:rsidR="001C2152" w:rsidRPr="00687533" w:rsidRDefault="001C2152" w:rsidP="001C2152">
      <w:pPr>
        <w:pStyle w:val="Paragraphedeliste"/>
        <w:numPr>
          <w:ilvl w:val="0"/>
          <w:numId w:val="38"/>
        </w:numPr>
        <w:autoSpaceDE w:val="0"/>
        <w:autoSpaceDN w:val="0"/>
        <w:adjustRightInd w:val="0"/>
        <w:spacing w:after="120" w:line="288" w:lineRule="auto"/>
        <w:rPr>
          <w:ins w:id="83" w:author="Raymond Jeff (Nter)" w:date="2020-01-13T15:03:00Z"/>
          <w:rFonts w:ascii="Calibri" w:hAnsi="Calibri" w:cs="Calibri"/>
          <w:color w:val="000000"/>
          <w:sz w:val="20"/>
        </w:rPr>
      </w:pPr>
      <w:ins w:id="84" w:author="Raymond Jeff (Nter)" w:date="2020-01-13T15:03:00Z">
        <w:r w:rsidRPr="00687533">
          <w:rPr>
            <w:rFonts w:ascii="Calibri" w:hAnsi="Calibri" w:cs="Calibri"/>
            <w:color w:val="000000"/>
            <w:sz w:val="20"/>
          </w:rPr>
          <w:t>Jeux de hasard et d’argent en ligne (Espacejeux)</w:t>
        </w:r>
      </w:ins>
    </w:p>
    <w:p w14:paraId="63E2E7E1" w14:textId="77777777" w:rsidR="001C2152" w:rsidRDefault="001C2152" w:rsidP="001C2152">
      <w:pPr>
        <w:pStyle w:val="Paragraphedeliste"/>
        <w:numPr>
          <w:ilvl w:val="0"/>
          <w:numId w:val="38"/>
        </w:numPr>
        <w:autoSpaceDE w:val="0"/>
        <w:autoSpaceDN w:val="0"/>
        <w:adjustRightInd w:val="0"/>
        <w:spacing w:after="120" w:line="288" w:lineRule="auto"/>
        <w:rPr>
          <w:ins w:id="85" w:author="Raymond Jeff (Nter)" w:date="2020-01-13T15:03:00Z"/>
          <w:rFonts w:ascii="Calibri" w:hAnsi="Calibri" w:cs="Calibri"/>
          <w:color w:val="000000"/>
          <w:sz w:val="20"/>
        </w:rPr>
      </w:pPr>
      <w:ins w:id="86" w:author="Raymond Jeff (Nter)" w:date="2020-01-13T15:03:00Z">
        <w:r w:rsidRPr="00687533">
          <w:rPr>
            <w:rFonts w:ascii="Calibri" w:hAnsi="Calibri" w:cs="Calibri"/>
            <w:color w:val="000000"/>
            <w:sz w:val="20"/>
          </w:rPr>
          <w:t>Opérations loteries</w:t>
        </w:r>
      </w:ins>
    </w:p>
    <w:p w14:paraId="12E68439" w14:textId="77777777" w:rsidR="001C2152" w:rsidRPr="00687533" w:rsidRDefault="001C2152" w:rsidP="001C2152">
      <w:pPr>
        <w:pStyle w:val="Paragraphedeliste"/>
        <w:numPr>
          <w:ilvl w:val="0"/>
          <w:numId w:val="38"/>
        </w:numPr>
        <w:autoSpaceDE w:val="0"/>
        <w:autoSpaceDN w:val="0"/>
        <w:adjustRightInd w:val="0"/>
        <w:spacing w:after="120" w:line="288" w:lineRule="auto"/>
        <w:rPr>
          <w:ins w:id="87" w:author="Raymond Jeff (Nter)" w:date="2020-01-13T15:03:00Z"/>
          <w:rFonts w:ascii="Calibri" w:hAnsi="Calibri" w:cs="Calibri"/>
          <w:color w:val="000000"/>
          <w:sz w:val="20"/>
        </w:rPr>
      </w:pPr>
      <w:ins w:id="88" w:author="Raymond Jeff (Nter)" w:date="2020-01-13T15:03:00Z">
        <w:r w:rsidRPr="00687533">
          <w:rPr>
            <w:rFonts w:ascii="Calibri" w:hAnsi="Calibri" w:cs="Calibri"/>
            <w:color w:val="000000"/>
            <w:sz w:val="20"/>
          </w:rPr>
          <w:t>Loto-Québec</w:t>
        </w:r>
        <w:r>
          <w:rPr>
            <w:rFonts w:ascii="Calibri" w:hAnsi="Calibri" w:cs="Calibri"/>
            <w:color w:val="000000"/>
            <w:sz w:val="20"/>
          </w:rPr>
          <w:t xml:space="preserve"> (domaine transversal par rapport aux autres domaines)</w:t>
        </w:r>
      </w:ins>
    </w:p>
    <w:p w14:paraId="306B3E3F" w14:textId="77777777" w:rsidR="001C2152" w:rsidRDefault="001C2152" w:rsidP="001C2152">
      <w:pPr>
        <w:autoSpaceDE w:val="0"/>
        <w:autoSpaceDN w:val="0"/>
        <w:adjustRightInd w:val="0"/>
        <w:spacing w:after="120" w:line="288" w:lineRule="auto"/>
        <w:rPr>
          <w:ins w:id="89" w:author="Raymond Jeff (Nter)" w:date="2020-01-13T15:03:00Z"/>
          <w:sz w:val="20"/>
        </w:rPr>
      </w:pPr>
      <w:ins w:id="90" w:author="Raymond Jeff (Nter)" w:date="2020-01-13T15:03:00Z">
        <w:r>
          <w:rPr>
            <w:rFonts w:ascii="Calibri" w:hAnsi="Calibri" w:cs="Calibri"/>
            <w:color w:val="000000"/>
            <w:sz w:val="20"/>
          </w:rPr>
          <w:t xml:space="preserve">Référence : </w:t>
        </w:r>
        <w:r>
          <w:rPr>
            <w:rStyle w:val="Lienhypertexte"/>
            <w:sz w:val="20"/>
          </w:rPr>
          <w:fldChar w:fldCharType="begin"/>
        </w:r>
        <w:r>
          <w:rPr>
            <w:rStyle w:val="Lienhypertexte"/>
            <w:sz w:val="20"/>
          </w:rPr>
          <w:instrText xml:space="preserve"> HYPERLINK "http://www.thesaurus.gouv.qc.ca/tag/terme.do?id=MDL448" </w:instrText>
        </w:r>
        <w:r>
          <w:rPr>
            <w:rStyle w:val="Lienhypertexte"/>
            <w:sz w:val="20"/>
          </w:rPr>
          <w:fldChar w:fldCharType="separate"/>
        </w:r>
        <w:r w:rsidRPr="007C20C6">
          <w:rPr>
            <w:rStyle w:val="Lienhypertexte"/>
            <w:sz w:val="20"/>
          </w:rPr>
          <w:t>http://www.thesaurus.gouv.qc.ca/tag/terme.do?id=MDL448</w:t>
        </w:r>
        <w:r>
          <w:rPr>
            <w:rStyle w:val="Lienhypertexte"/>
            <w:sz w:val="20"/>
          </w:rPr>
          <w:fldChar w:fldCharType="end"/>
        </w:r>
      </w:ins>
    </w:p>
    <w:p w14:paraId="1D3FD1ED" w14:textId="77777777" w:rsidR="001C2152" w:rsidRPr="007C20C6" w:rsidRDefault="001C2152" w:rsidP="001C2152">
      <w:pPr>
        <w:autoSpaceDE w:val="0"/>
        <w:autoSpaceDN w:val="0"/>
        <w:adjustRightInd w:val="0"/>
        <w:spacing w:after="120" w:line="288" w:lineRule="auto"/>
        <w:rPr>
          <w:ins w:id="91" w:author="Raymond Jeff (Nter)" w:date="2020-01-13T15:03:00Z"/>
          <w:rFonts w:ascii="Calibri" w:hAnsi="Calibri" w:cs="Calibri"/>
          <w:color w:val="000000"/>
          <w:sz w:val="20"/>
        </w:rPr>
      </w:pPr>
    </w:p>
    <w:p w14:paraId="160D4C05" w14:textId="77777777" w:rsidR="00AA1AA9" w:rsidRDefault="00AA1AA9">
      <w:pPr>
        <w:rPr>
          <w:ins w:id="92" w:author="Raymond Jeff (Nter)" w:date="2020-01-13T15:41:00Z"/>
          <w:rFonts w:asciiTheme="majorHAnsi" w:eastAsiaTheme="majorEastAsia" w:hAnsiTheme="majorHAnsi" w:cstheme="majorBidi"/>
          <w:b/>
          <w:color w:val="1F4D78" w:themeColor="accent1" w:themeShade="7F"/>
          <w:sz w:val="24"/>
          <w:szCs w:val="24"/>
        </w:rPr>
      </w:pPr>
      <w:ins w:id="93" w:author="Raymond Jeff (Nter)" w:date="2020-01-13T15:41:00Z">
        <w:r>
          <w:br w:type="page"/>
        </w:r>
      </w:ins>
    </w:p>
    <w:p w14:paraId="34653F2D" w14:textId="12F32CE0" w:rsidR="001C2152" w:rsidRDefault="001C2152" w:rsidP="001C2152">
      <w:pPr>
        <w:pStyle w:val="Titre3"/>
        <w:rPr>
          <w:ins w:id="94" w:author="Raymond Jeff (Nter)" w:date="2020-01-13T15:03:00Z"/>
        </w:rPr>
      </w:pPr>
      <w:commentRangeStart w:id="95"/>
      <w:commentRangeStart w:id="96"/>
      <w:ins w:id="97" w:author="Raymond Jeff (Nter)" w:date="2020-01-13T15:03:00Z">
        <w:r>
          <w:t>Secteur d’affaire (</w:t>
        </w:r>
        <w:r w:rsidRPr="00611431">
          <w:rPr>
            <w:i/>
          </w:rPr>
          <w:t>business sector</w:t>
        </w:r>
        <w:r>
          <w:t>)</w:t>
        </w:r>
        <w:commentRangeEnd w:id="95"/>
        <w:r>
          <w:rPr>
            <w:rStyle w:val="Marquedecommentaire"/>
            <w:rFonts w:asciiTheme="minorHAnsi" w:eastAsiaTheme="minorHAnsi" w:hAnsiTheme="minorHAnsi" w:cstheme="minorBidi"/>
            <w:b w:val="0"/>
            <w:color w:val="auto"/>
          </w:rPr>
          <w:commentReference w:id="95"/>
        </w:r>
      </w:ins>
      <w:commentRangeEnd w:id="96"/>
      <w:ins w:id="98" w:author="Raymond Jeff (Nter)" w:date="2020-01-13T15:25:00Z">
        <w:r w:rsidR="00A20855">
          <w:rPr>
            <w:rStyle w:val="Marquedecommentaire"/>
            <w:rFonts w:asciiTheme="minorHAnsi" w:eastAsiaTheme="minorHAnsi" w:hAnsiTheme="minorHAnsi" w:cstheme="minorBidi"/>
            <w:b w:val="0"/>
            <w:color w:val="auto"/>
          </w:rPr>
          <w:commentReference w:id="96"/>
        </w:r>
      </w:ins>
    </w:p>
    <w:p w14:paraId="2B355F2A" w14:textId="77777777" w:rsidR="001C2152" w:rsidRPr="00687533" w:rsidRDefault="001C2152" w:rsidP="001C2152">
      <w:pPr>
        <w:rPr>
          <w:ins w:id="99" w:author="Raymond Jeff (Nter)" w:date="2020-01-13T15:03:00Z"/>
          <w:sz w:val="20"/>
        </w:rPr>
      </w:pPr>
      <w:ins w:id="100" w:author="Raymond Jeff (Nter)" w:date="2020-01-13T15:03:00Z">
        <w:r w:rsidRPr="00687533">
          <w:rPr>
            <w:sz w:val="20"/>
          </w:rPr>
          <w:t xml:space="preserve">Représente normalement </w:t>
        </w:r>
        <w:r>
          <w:rPr>
            <w:sz w:val="20"/>
          </w:rPr>
          <w:t xml:space="preserve">un regroupement de </w:t>
        </w:r>
        <w:r w:rsidRPr="007C20C6">
          <w:rPr>
            <w:sz w:val="20"/>
            <w:u w:val="single"/>
          </w:rPr>
          <w:t>capacités d’affaires primaires</w:t>
        </w:r>
        <w:r w:rsidRPr="00687533">
          <w:rPr>
            <w:sz w:val="20"/>
          </w:rPr>
          <w:t xml:space="preserve"> d’un domaine d’affaires.</w:t>
        </w:r>
      </w:ins>
    </w:p>
    <w:p w14:paraId="3990A27A" w14:textId="77777777" w:rsidR="001C2152" w:rsidRPr="00687533" w:rsidRDefault="001C2152" w:rsidP="001C2152">
      <w:pPr>
        <w:rPr>
          <w:ins w:id="101" w:author="Raymond Jeff (Nter)" w:date="2020-01-13T15:03:00Z"/>
          <w:sz w:val="20"/>
        </w:rPr>
      </w:pPr>
      <w:ins w:id="102" w:author="Raymond Jeff (Nter)" w:date="2020-01-13T15:03:00Z">
        <w:r w:rsidRPr="00687533">
          <w:rPr>
            <w:sz w:val="20"/>
          </w:rPr>
          <w:t xml:space="preserve">Exemple </w:t>
        </w:r>
        <w:r>
          <w:rPr>
            <w:sz w:val="20"/>
          </w:rPr>
          <w:t>(</w:t>
        </w:r>
        <w:r w:rsidRPr="007C20C6">
          <w:rPr>
            <w:sz w:val="20"/>
            <w:u w:val="single"/>
          </w:rPr>
          <w:t>non exhaustif et à réviser</w:t>
        </w:r>
        <w:r>
          <w:rPr>
            <w:sz w:val="20"/>
          </w:rPr>
          <w:t xml:space="preserve">) </w:t>
        </w:r>
        <w:r w:rsidRPr="00687533">
          <w:rPr>
            <w:sz w:val="20"/>
          </w:rPr>
          <w:t>des secteurs d’affaires de la SCQ par rapport à ceux de la SEJQ :</w:t>
        </w:r>
      </w:ins>
    </w:p>
    <w:tbl>
      <w:tblPr>
        <w:tblStyle w:val="Grilledutableau"/>
        <w:tblW w:w="0" w:type="auto"/>
        <w:tblLook w:val="04A0" w:firstRow="1" w:lastRow="0" w:firstColumn="1" w:lastColumn="0" w:noHBand="0" w:noVBand="1"/>
      </w:tblPr>
      <w:tblGrid>
        <w:gridCol w:w="2689"/>
        <w:gridCol w:w="3260"/>
      </w:tblGrid>
      <w:tr w:rsidR="001C2152" w:rsidRPr="00687533" w14:paraId="3A938D08" w14:textId="77777777" w:rsidTr="00A2611D">
        <w:trPr>
          <w:ins w:id="103" w:author="Raymond Jeff (Nter)" w:date="2020-01-13T15:03:00Z"/>
        </w:trPr>
        <w:tc>
          <w:tcPr>
            <w:tcW w:w="2689" w:type="dxa"/>
            <w:shd w:val="clear" w:color="auto" w:fill="D9D9D9" w:themeFill="background1" w:themeFillShade="D9"/>
          </w:tcPr>
          <w:p w14:paraId="7CB60273" w14:textId="77777777" w:rsidR="001C2152" w:rsidRPr="00687533" w:rsidRDefault="001C2152" w:rsidP="00A2611D">
            <w:pPr>
              <w:rPr>
                <w:ins w:id="104" w:author="Raymond Jeff (Nter)" w:date="2020-01-13T15:03:00Z"/>
                <w:b/>
                <w:sz w:val="20"/>
              </w:rPr>
            </w:pPr>
            <w:ins w:id="105" w:author="Raymond Jeff (Nter)" w:date="2020-01-13T15:03:00Z">
              <w:r w:rsidRPr="00687533">
                <w:rPr>
                  <w:b/>
                  <w:sz w:val="20"/>
                </w:rPr>
                <w:t>Casinos</w:t>
              </w:r>
            </w:ins>
          </w:p>
        </w:tc>
        <w:tc>
          <w:tcPr>
            <w:tcW w:w="3260" w:type="dxa"/>
            <w:shd w:val="clear" w:color="auto" w:fill="D9D9D9" w:themeFill="background1" w:themeFillShade="D9"/>
          </w:tcPr>
          <w:p w14:paraId="6D88F7B3" w14:textId="77777777" w:rsidR="001C2152" w:rsidRPr="00687533" w:rsidRDefault="001C2152" w:rsidP="00A2611D">
            <w:pPr>
              <w:rPr>
                <w:ins w:id="106" w:author="Raymond Jeff (Nter)" w:date="2020-01-13T15:03:00Z"/>
                <w:b/>
                <w:sz w:val="20"/>
              </w:rPr>
            </w:pPr>
            <w:ins w:id="107" w:author="Raymond Jeff (Nter)" w:date="2020-01-13T15:03:00Z">
              <w:r w:rsidRPr="00687533">
                <w:rPr>
                  <w:b/>
                  <w:sz w:val="20"/>
                </w:rPr>
                <w:t>Appareils de loteries vidéo (ALV)</w:t>
              </w:r>
            </w:ins>
          </w:p>
        </w:tc>
      </w:tr>
      <w:tr w:rsidR="001C2152" w:rsidRPr="00687533" w14:paraId="7A4F8165" w14:textId="77777777" w:rsidTr="00A2611D">
        <w:trPr>
          <w:ins w:id="108" w:author="Raymond Jeff (Nter)" w:date="2020-01-13T15:03:00Z"/>
        </w:trPr>
        <w:tc>
          <w:tcPr>
            <w:tcW w:w="2689" w:type="dxa"/>
          </w:tcPr>
          <w:p w14:paraId="49964140" w14:textId="77777777" w:rsidR="001C2152" w:rsidRPr="00687533" w:rsidRDefault="001C2152" w:rsidP="00A2611D">
            <w:pPr>
              <w:rPr>
                <w:ins w:id="109" w:author="Raymond Jeff (Nter)" w:date="2020-01-13T15:03:00Z"/>
                <w:sz w:val="20"/>
              </w:rPr>
            </w:pPr>
            <w:ins w:id="110" w:author="Raymond Jeff (Nter)" w:date="2020-01-13T15:03:00Z">
              <w:r w:rsidRPr="00687533">
                <w:rPr>
                  <w:sz w:val="20"/>
                </w:rPr>
                <w:t>Établissements</w:t>
              </w:r>
            </w:ins>
          </w:p>
        </w:tc>
        <w:tc>
          <w:tcPr>
            <w:tcW w:w="3260" w:type="dxa"/>
          </w:tcPr>
          <w:p w14:paraId="245209D2" w14:textId="77777777" w:rsidR="001C2152" w:rsidRPr="00687533" w:rsidRDefault="001C2152" w:rsidP="00A2611D">
            <w:pPr>
              <w:rPr>
                <w:ins w:id="111" w:author="Raymond Jeff (Nter)" w:date="2020-01-13T15:03:00Z"/>
                <w:sz w:val="20"/>
              </w:rPr>
            </w:pPr>
            <w:ins w:id="112" w:author="Raymond Jeff (Nter)" w:date="2020-01-13T15:03:00Z">
              <w:r w:rsidRPr="00687533">
                <w:rPr>
                  <w:sz w:val="20"/>
                </w:rPr>
                <w:t>Établissements</w:t>
              </w:r>
            </w:ins>
          </w:p>
        </w:tc>
      </w:tr>
      <w:tr w:rsidR="001C2152" w:rsidRPr="00687533" w14:paraId="478D1C71" w14:textId="77777777" w:rsidTr="00A2611D">
        <w:trPr>
          <w:ins w:id="113" w:author="Raymond Jeff (Nter)" w:date="2020-01-13T15:03:00Z"/>
        </w:trPr>
        <w:tc>
          <w:tcPr>
            <w:tcW w:w="2689" w:type="dxa"/>
          </w:tcPr>
          <w:p w14:paraId="5724042A" w14:textId="124CFF3C" w:rsidR="001C2152" w:rsidRPr="00687533" w:rsidRDefault="001C2152" w:rsidP="00A2611D">
            <w:pPr>
              <w:rPr>
                <w:ins w:id="114" w:author="Raymond Jeff (Nter)" w:date="2020-01-13T15:03:00Z"/>
                <w:sz w:val="20"/>
              </w:rPr>
            </w:pPr>
            <w:ins w:id="115" w:author="Raymond Jeff (Nter)" w:date="2020-01-13T15:03:00Z">
              <w:r w:rsidRPr="00687533">
                <w:rPr>
                  <w:sz w:val="20"/>
                </w:rPr>
                <w:t>Produits</w:t>
              </w:r>
            </w:ins>
            <w:ins w:id="116" w:author="Raymond Jeff (Nter)" w:date="2020-01-13T15:39:00Z">
              <w:r w:rsidR="00002158">
                <w:rPr>
                  <w:sz w:val="20"/>
                </w:rPr>
                <w:t>&amp;Services</w:t>
              </w:r>
            </w:ins>
          </w:p>
        </w:tc>
        <w:tc>
          <w:tcPr>
            <w:tcW w:w="3260" w:type="dxa"/>
          </w:tcPr>
          <w:p w14:paraId="1BC09E7F" w14:textId="4F80363A" w:rsidR="001C2152" w:rsidRPr="00687533" w:rsidRDefault="001C2152" w:rsidP="00A2611D">
            <w:pPr>
              <w:rPr>
                <w:ins w:id="117" w:author="Raymond Jeff (Nter)" w:date="2020-01-13T15:03:00Z"/>
                <w:sz w:val="20"/>
              </w:rPr>
            </w:pPr>
            <w:ins w:id="118" w:author="Raymond Jeff (Nter)" w:date="2020-01-13T15:03:00Z">
              <w:r w:rsidRPr="00687533">
                <w:rPr>
                  <w:sz w:val="20"/>
                </w:rPr>
                <w:t>Produits</w:t>
              </w:r>
            </w:ins>
            <w:ins w:id="119" w:author="Raymond Jeff (Nter)" w:date="2020-01-13T15:40:00Z">
              <w:r w:rsidR="00002158">
                <w:rPr>
                  <w:sz w:val="20"/>
                </w:rPr>
                <w:t>&amp;Services</w:t>
              </w:r>
            </w:ins>
          </w:p>
        </w:tc>
      </w:tr>
      <w:tr w:rsidR="001C2152" w:rsidRPr="00687533" w14:paraId="2B06EDAD" w14:textId="77777777" w:rsidTr="00A2611D">
        <w:trPr>
          <w:ins w:id="120" w:author="Raymond Jeff (Nter)" w:date="2020-01-13T15:03:00Z"/>
        </w:trPr>
        <w:tc>
          <w:tcPr>
            <w:tcW w:w="2689" w:type="dxa"/>
          </w:tcPr>
          <w:p w14:paraId="0B88FEA2" w14:textId="77777777" w:rsidR="001C2152" w:rsidRPr="00687533" w:rsidRDefault="001C2152" w:rsidP="00A2611D">
            <w:pPr>
              <w:rPr>
                <w:ins w:id="121" w:author="Raymond Jeff (Nter)" w:date="2020-01-13T15:03:00Z"/>
                <w:sz w:val="20"/>
              </w:rPr>
            </w:pPr>
            <w:ins w:id="122" w:author="Raymond Jeff (Nter)" w:date="2020-01-13T15:03:00Z">
              <w:r w:rsidRPr="00687533">
                <w:rPr>
                  <w:sz w:val="20"/>
                </w:rPr>
                <w:t>Clients</w:t>
              </w:r>
            </w:ins>
          </w:p>
        </w:tc>
        <w:tc>
          <w:tcPr>
            <w:tcW w:w="3260" w:type="dxa"/>
          </w:tcPr>
          <w:p w14:paraId="219D4FB1" w14:textId="77777777" w:rsidR="001C2152" w:rsidRPr="00687533" w:rsidRDefault="001C2152" w:rsidP="00A2611D">
            <w:pPr>
              <w:rPr>
                <w:ins w:id="123" w:author="Raymond Jeff (Nter)" w:date="2020-01-13T15:03:00Z"/>
                <w:sz w:val="20"/>
              </w:rPr>
            </w:pPr>
            <w:ins w:id="124" w:author="Raymond Jeff (Nter)" w:date="2020-01-13T15:03:00Z">
              <w:r w:rsidRPr="00687533">
                <w:rPr>
                  <w:sz w:val="20"/>
                </w:rPr>
                <w:t>Clients</w:t>
              </w:r>
            </w:ins>
          </w:p>
        </w:tc>
      </w:tr>
      <w:tr w:rsidR="001C2152" w:rsidRPr="00687533" w14:paraId="39E415EC" w14:textId="77777777" w:rsidTr="00A2611D">
        <w:trPr>
          <w:ins w:id="125" w:author="Raymond Jeff (Nter)" w:date="2020-01-13T15:03:00Z"/>
        </w:trPr>
        <w:tc>
          <w:tcPr>
            <w:tcW w:w="2689" w:type="dxa"/>
          </w:tcPr>
          <w:p w14:paraId="43D8DE6A" w14:textId="77777777" w:rsidR="001C2152" w:rsidRPr="00687533" w:rsidRDefault="001C2152" w:rsidP="00A2611D">
            <w:pPr>
              <w:rPr>
                <w:ins w:id="126" w:author="Raymond Jeff (Nter)" w:date="2020-01-13T15:03:00Z"/>
                <w:sz w:val="20"/>
              </w:rPr>
            </w:pPr>
            <w:ins w:id="127" w:author="Raymond Jeff (Nter)" w:date="2020-01-13T15:03:00Z">
              <w:r w:rsidRPr="00687533">
                <w:rPr>
                  <w:sz w:val="20"/>
                </w:rPr>
                <w:t>Partenaires</w:t>
              </w:r>
            </w:ins>
          </w:p>
        </w:tc>
        <w:tc>
          <w:tcPr>
            <w:tcW w:w="3260" w:type="dxa"/>
          </w:tcPr>
          <w:p w14:paraId="71D956CE" w14:textId="77777777" w:rsidR="001C2152" w:rsidRPr="00687533" w:rsidRDefault="001C2152" w:rsidP="00A2611D">
            <w:pPr>
              <w:rPr>
                <w:ins w:id="128" w:author="Raymond Jeff (Nter)" w:date="2020-01-13T15:03:00Z"/>
                <w:sz w:val="20"/>
              </w:rPr>
            </w:pPr>
            <w:ins w:id="129" w:author="Raymond Jeff (Nter)" w:date="2020-01-13T15:03:00Z">
              <w:r w:rsidRPr="00687533">
                <w:rPr>
                  <w:sz w:val="20"/>
                </w:rPr>
                <w:t>Partenaires</w:t>
              </w:r>
            </w:ins>
          </w:p>
        </w:tc>
      </w:tr>
      <w:tr w:rsidR="001C2152" w:rsidRPr="00687533" w14:paraId="5C3DD9AE" w14:textId="77777777" w:rsidTr="00A2611D">
        <w:trPr>
          <w:ins w:id="130" w:author="Raymond Jeff (Nter)" w:date="2020-01-13T15:03:00Z"/>
        </w:trPr>
        <w:tc>
          <w:tcPr>
            <w:tcW w:w="2689" w:type="dxa"/>
          </w:tcPr>
          <w:p w14:paraId="7E29C696" w14:textId="77777777" w:rsidR="001C2152" w:rsidRPr="00687533" w:rsidRDefault="001C2152" w:rsidP="00A2611D">
            <w:pPr>
              <w:rPr>
                <w:ins w:id="131" w:author="Raymond Jeff (Nter)" w:date="2020-01-13T15:03:00Z"/>
                <w:sz w:val="20"/>
              </w:rPr>
            </w:pPr>
            <w:ins w:id="132" w:author="Raymond Jeff (Nter)" w:date="2020-01-13T15:03:00Z">
              <w:r w:rsidRPr="00687533">
                <w:rPr>
                  <w:sz w:val="20"/>
                </w:rPr>
                <w:t>Équipements de jeux</w:t>
              </w:r>
            </w:ins>
          </w:p>
        </w:tc>
        <w:tc>
          <w:tcPr>
            <w:tcW w:w="3260" w:type="dxa"/>
          </w:tcPr>
          <w:p w14:paraId="23B4701D" w14:textId="77777777" w:rsidR="001C2152" w:rsidRPr="00687533" w:rsidRDefault="001C2152" w:rsidP="00A2611D">
            <w:pPr>
              <w:rPr>
                <w:ins w:id="133" w:author="Raymond Jeff (Nter)" w:date="2020-01-13T15:03:00Z"/>
                <w:sz w:val="20"/>
              </w:rPr>
            </w:pPr>
            <w:ins w:id="134" w:author="Raymond Jeff (Nter)" w:date="2020-01-13T15:03:00Z">
              <w:r w:rsidRPr="00687533">
                <w:rPr>
                  <w:sz w:val="20"/>
                </w:rPr>
                <w:t>Équipements de jeux</w:t>
              </w:r>
            </w:ins>
          </w:p>
        </w:tc>
      </w:tr>
      <w:tr w:rsidR="001C2152" w:rsidRPr="00687533" w14:paraId="12C94FF5" w14:textId="77777777" w:rsidTr="00A2611D">
        <w:trPr>
          <w:ins w:id="135" w:author="Raymond Jeff (Nter)" w:date="2020-01-13T15:03:00Z"/>
        </w:trPr>
        <w:tc>
          <w:tcPr>
            <w:tcW w:w="2689" w:type="dxa"/>
          </w:tcPr>
          <w:p w14:paraId="4BD4DD8C" w14:textId="73834F66" w:rsidR="001C2152" w:rsidRPr="00687533" w:rsidRDefault="001C2152" w:rsidP="00A2611D">
            <w:pPr>
              <w:rPr>
                <w:ins w:id="136" w:author="Raymond Jeff (Nter)" w:date="2020-01-13T15:03:00Z"/>
                <w:sz w:val="20"/>
              </w:rPr>
            </w:pPr>
            <w:ins w:id="137" w:author="Raymond Jeff (Nter)" w:date="2020-01-13T15:03:00Z">
              <w:r w:rsidRPr="00687533">
                <w:rPr>
                  <w:sz w:val="20"/>
                </w:rPr>
                <w:t>Marketing</w:t>
              </w:r>
            </w:ins>
            <w:ins w:id="138" w:author="Raymond Jeff (Nter)" w:date="2020-01-13T15:39:00Z">
              <w:r w:rsidR="00002158">
                <w:rPr>
                  <w:sz w:val="20"/>
                </w:rPr>
                <w:t>&amp;Ventes</w:t>
              </w:r>
            </w:ins>
          </w:p>
        </w:tc>
        <w:tc>
          <w:tcPr>
            <w:tcW w:w="3260" w:type="dxa"/>
          </w:tcPr>
          <w:p w14:paraId="40442EEF" w14:textId="466AEBF4" w:rsidR="001C2152" w:rsidRPr="00687533" w:rsidRDefault="001C2152" w:rsidP="00A2611D">
            <w:pPr>
              <w:rPr>
                <w:ins w:id="139" w:author="Raymond Jeff (Nter)" w:date="2020-01-13T15:03:00Z"/>
                <w:sz w:val="20"/>
              </w:rPr>
            </w:pPr>
            <w:ins w:id="140" w:author="Raymond Jeff (Nter)" w:date="2020-01-13T15:03:00Z">
              <w:r w:rsidRPr="00687533">
                <w:rPr>
                  <w:sz w:val="20"/>
                </w:rPr>
                <w:t>Marketing</w:t>
              </w:r>
            </w:ins>
            <w:ins w:id="141" w:author="Raymond Jeff (Nter)" w:date="2020-01-13T15:39:00Z">
              <w:r w:rsidR="00002158">
                <w:rPr>
                  <w:sz w:val="20"/>
                </w:rPr>
                <w:t>&amp;Ventes</w:t>
              </w:r>
            </w:ins>
          </w:p>
        </w:tc>
      </w:tr>
      <w:tr w:rsidR="001C2152" w:rsidRPr="00687533" w14:paraId="4C4511B4" w14:textId="77777777" w:rsidTr="00A2611D">
        <w:trPr>
          <w:ins w:id="142" w:author="Raymond Jeff (Nter)" w:date="2020-01-13T15:03:00Z"/>
        </w:trPr>
        <w:tc>
          <w:tcPr>
            <w:tcW w:w="2689" w:type="dxa"/>
          </w:tcPr>
          <w:p w14:paraId="500D2845" w14:textId="0EEAD120" w:rsidR="001C2152" w:rsidRPr="00687533" w:rsidRDefault="00002158" w:rsidP="00A2611D">
            <w:pPr>
              <w:rPr>
                <w:ins w:id="143" w:author="Raymond Jeff (Nter)" w:date="2020-01-13T15:03:00Z"/>
                <w:sz w:val="20"/>
              </w:rPr>
            </w:pPr>
            <w:ins w:id="144" w:author="Raymond Jeff (Nter)" w:date="2020-01-13T15:40:00Z">
              <w:r>
                <w:rPr>
                  <w:sz w:val="20"/>
                </w:rPr>
                <w:t>OperationsJeux</w:t>
              </w:r>
            </w:ins>
          </w:p>
        </w:tc>
        <w:tc>
          <w:tcPr>
            <w:tcW w:w="3260" w:type="dxa"/>
          </w:tcPr>
          <w:p w14:paraId="23CEB6BC" w14:textId="1E077856" w:rsidR="001C2152" w:rsidRPr="00687533" w:rsidRDefault="00002158" w:rsidP="00A2611D">
            <w:pPr>
              <w:rPr>
                <w:ins w:id="145" w:author="Raymond Jeff (Nter)" w:date="2020-01-13T15:03:00Z"/>
                <w:sz w:val="20"/>
              </w:rPr>
            </w:pPr>
            <w:ins w:id="146" w:author="Raymond Jeff (Nter)" w:date="2020-01-13T15:40:00Z">
              <w:r>
                <w:rPr>
                  <w:sz w:val="20"/>
                </w:rPr>
                <w:t>OperationsJeux</w:t>
              </w:r>
            </w:ins>
          </w:p>
        </w:tc>
      </w:tr>
      <w:tr w:rsidR="001C2152" w:rsidRPr="00687533" w14:paraId="19463668" w14:textId="77777777" w:rsidTr="00A2611D">
        <w:trPr>
          <w:ins w:id="147" w:author="Raymond Jeff (Nter)" w:date="2020-01-13T15:03:00Z"/>
        </w:trPr>
        <w:tc>
          <w:tcPr>
            <w:tcW w:w="2689" w:type="dxa"/>
          </w:tcPr>
          <w:p w14:paraId="10C50434" w14:textId="77777777" w:rsidR="001C2152" w:rsidRPr="00687533" w:rsidRDefault="001C2152" w:rsidP="00A2611D">
            <w:pPr>
              <w:rPr>
                <w:ins w:id="148" w:author="Raymond Jeff (Nter)" w:date="2020-01-13T15:03:00Z"/>
                <w:sz w:val="20"/>
              </w:rPr>
            </w:pPr>
            <w:ins w:id="149" w:author="Raymond Jeff (Nter)" w:date="2020-01-13T15:03:00Z">
              <w:r w:rsidRPr="00687533">
                <w:rPr>
                  <w:sz w:val="20"/>
                </w:rPr>
                <w:t>Programmes</w:t>
              </w:r>
            </w:ins>
          </w:p>
        </w:tc>
        <w:tc>
          <w:tcPr>
            <w:tcW w:w="3260" w:type="dxa"/>
          </w:tcPr>
          <w:p w14:paraId="713F0240" w14:textId="77777777" w:rsidR="001C2152" w:rsidRPr="00687533" w:rsidRDefault="001C2152" w:rsidP="00A2611D">
            <w:pPr>
              <w:rPr>
                <w:ins w:id="150" w:author="Raymond Jeff (Nter)" w:date="2020-01-13T15:03:00Z"/>
                <w:sz w:val="20"/>
              </w:rPr>
            </w:pPr>
          </w:p>
        </w:tc>
      </w:tr>
      <w:tr w:rsidR="001C2152" w:rsidRPr="00687533" w14:paraId="0CBB2D74" w14:textId="77777777" w:rsidTr="00A2611D">
        <w:trPr>
          <w:ins w:id="151" w:author="Raymond Jeff (Nter)" w:date="2020-01-13T15:03:00Z"/>
        </w:trPr>
        <w:tc>
          <w:tcPr>
            <w:tcW w:w="2689" w:type="dxa"/>
          </w:tcPr>
          <w:p w14:paraId="35A1EFA6" w14:textId="77777777" w:rsidR="001C2152" w:rsidRPr="00687533" w:rsidRDefault="001C2152" w:rsidP="00A2611D">
            <w:pPr>
              <w:rPr>
                <w:ins w:id="152" w:author="Raymond Jeff (Nter)" w:date="2020-01-13T15:03:00Z"/>
                <w:sz w:val="20"/>
              </w:rPr>
            </w:pPr>
            <w:ins w:id="153" w:author="Raymond Jeff (Nter)" w:date="2020-01-13T15:03:00Z">
              <w:r w:rsidRPr="00687533">
                <w:rPr>
                  <w:sz w:val="20"/>
                </w:rPr>
                <w:t>Divertissement</w:t>
              </w:r>
            </w:ins>
          </w:p>
        </w:tc>
        <w:tc>
          <w:tcPr>
            <w:tcW w:w="3260" w:type="dxa"/>
          </w:tcPr>
          <w:p w14:paraId="2073922B" w14:textId="77777777" w:rsidR="001C2152" w:rsidRPr="00687533" w:rsidRDefault="001C2152" w:rsidP="00A2611D">
            <w:pPr>
              <w:rPr>
                <w:ins w:id="154" w:author="Raymond Jeff (Nter)" w:date="2020-01-13T15:03:00Z"/>
                <w:sz w:val="20"/>
              </w:rPr>
            </w:pPr>
          </w:p>
        </w:tc>
      </w:tr>
      <w:tr w:rsidR="001C2152" w:rsidRPr="00687533" w14:paraId="07ACCAA2" w14:textId="77777777" w:rsidTr="00A2611D">
        <w:trPr>
          <w:ins w:id="155" w:author="Raymond Jeff (Nter)" w:date="2020-01-13T15:03:00Z"/>
        </w:trPr>
        <w:tc>
          <w:tcPr>
            <w:tcW w:w="2689" w:type="dxa"/>
          </w:tcPr>
          <w:p w14:paraId="03CB669A" w14:textId="77777777" w:rsidR="001C2152" w:rsidRPr="00687533" w:rsidRDefault="001C2152" w:rsidP="00A2611D">
            <w:pPr>
              <w:rPr>
                <w:ins w:id="156" w:author="Raymond Jeff (Nter)" w:date="2020-01-13T15:03:00Z"/>
                <w:sz w:val="20"/>
              </w:rPr>
            </w:pPr>
          </w:p>
        </w:tc>
        <w:tc>
          <w:tcPr>
            <w:tcW w:w="3260" w:type="dxa"/>
          </w:tcPr>
          <w:p w14:paraId="2D2BE2E9" w14:textId="77777777" w:rsidR="001C2152" w:rsidRPr="00687533" w:rsidRDefault="001C2152" w:rsidP="00A2611D">
            <w:pPr>
              <w:rPr>
                <w:ins w:id="157" w:author="Raymond Jeff (Nter)" w:date="2020-01-13T15:03:00Z"/>
                <w:sz w:val="20"/>
              </w:rPr>
            </w:pPr>
            <w:ins w:id="158" w:author="Raymond Jeff (Nter)" w:date="2020-01-13T15:03:00Z">
              <w:r w:rsidRPr="00687533">
                <w:rPr>
                  <w:sz w:val="20"/>
                </w:rPr>
                <w:t>Détaillants</w:t>
              </w:r>
            </w:ins>
          </w:p>
        </w:tc>
      </w:tr>
    </w:tbl>
    <w:p w14:paraId="0AE64EFE" w14:textId="17682F81" w:rsidR="001C2152" w:rsidRPr="007C20C6" w:rsidRDefault="001C2152" w:rsidP="001C2152">
      <w:pPr>
        <w:spacing w:after="0"/>
        <w:rPr>
          <w:ins w:id="159" w:author="Raymond Jeff (Nter)" w:date="2020-01-13T15:03:00Z"/>
          <w:color w:val="C45911" w:themeColor="accent2" w:themeShade="BF"/>
          <w:sz w:val="16"/>
        </w:rPr>
      </w:pPr>
      <w:ins w:id="160" w:author="Raymond Jeff (Nter)" w:date="2020-01-13T15:03:00Z">
        <w:r w:rsidRPr="007C20C6">
          <w:rPr>
            <w:color w:val="C45911" w:themeColor="accent2" w:themeShade="BF"/>
            <w:sz w:val="16"/>
          </w:rPr>
          <w:t xml:space="preserve">Voir si le secteur « Opérations de jeux » serait à envisager afin de le distinguer des activités d’affaires liées à la définition et au développement des Produits/Jeux. </w:t>
        </w:r>
      </w:ins>
    </w:p>
    <w:p w14:paraId="40712B35" w14:textId="77777777" w:rsidR="001C2152" w:rsidRDefault="001C2152" w:rsidP="001C2152">
      <w:pPr>
        <w:spacing w:after="0"/>
        <w:rPr>
          <w:ins w:id="161" w:author="Raymond Jeff (Nter)" w:date="2020-01-13T15:03:00Z"/>
          <w:sz w:val="20"/>
        </w:rPr>
      </w:pPr>
    </w:p>
    <w:p w14:paraId="099FAE6E" w14:textId="77777777" w:rsidR="00AA1AA9" w:rsidRPr="00F342F3" w:rsidRDefault="00AA1AA9" w:rsidP="00AA1AA9">
      <w:pPr>
        <w:rPr>
          <w:ins w:id="162" w:author="Raymond Jeff (Nter)" w:date="2020-01-13T15:41:00Z"/>
          <w:rFonts w:cstheme="minorHAnsi"/>
          <w:sz w:val="20"/>
          <w:szCs w:val="20"/>
        </w:rPr>
      </w:pPr>
      <w:ins w:id="163" w:author="Raymond Jeff (Nter)" w:date="2020-01-13T15:41:00Z">
        <w:r w:rsidRPr="00F342F3">
          <w:rPr>
            <w:rFonts w:cstheme="minorHAnsi"/>
            <w:sz w:val="20"/>
            <w:szCs w:val="20"/>
          </w:rPr>
          <w:t xml:space="preserve">Référence : </w:t>
        </w:r>
        <w:commentRangeStart w:id="164"/>
        <w:commentRangeStart w:id="165"/>
        <w:r w:rsidRPr="00F342F3">
          <w:rPr>
            <w:rStyle w:val="Lienhypertexte"/>
            <w:rFonts w:cstheme="minorHAnsi"/>
            <w:sz w:val="20"/>
            <w:szCs w:val="20"/>
          </w:rPr>
          <w:fldChar w:fldCharType="begin"/>
        </w:r>
        <w:r w:rsidRPr="00F342F3">
          <w:rPr>
            <w:rStyle w:val="Lienhypertexte"/>
            <w:rFonts w:cstheme="minorHAnsi"/>
            <w:sz w:val="20"/>
            <w:szCs w:val="20"/>
          </w:rPr>
          <w:instrText xml:space="preserve"> HYPERLINK "http://www.thesaurus.gouv.qc.ca/tag/terme.do?id=MDL1337" </w:instrText>
        </w:r>
        <w:r w:rsidRPr="00F342F3">
          <w:rPr>
            <w:rStyle w:val="Lienhypertexte"/>
            <w:rFonts w:cstheme="minorHAnsi"/>
            <w:sz w:val="20"/>
            <w:szCs w:val="20"/>
          </w:rPr>
          <w:fldChar w:fldCharType="separate"/>
        </w:r>
        <w:r w:rsidRPr="00F342F3">
          <w:rPr>
            <w:rStyle w:val="Lienhypertexte"/>
            <w:rFonts w:cstheme="minorHAnsi"/>
            <w:sz w:val="20"/>
            <w:szCs w:val="20"/>
          </w:rPr>
          <w:t>http://www.thesaurus.gouv.qc.ca/tag/terme.do?id=MDL1337</w:t>
        </w:r>
        <w:r w:rsidRPr="00F342F3">
          <w:rPr>
            <w:rStyle w:val="Lienhypertexte"/>
            <w:rFonts w:cstheme="minorHAnsi"/>
            <w:sz w:val="20"/>
            <w:szCs w:val="20"/>
          </w:rPr>
          <w:fldChar w:fldCharType="end"/>
        </w:r>
        <w:commentRangeEnd w:id="164"/>
        <w:r w:rsidRPr="00F342F3">
          <w:rPr>
            <w:rStyle w:val="Marquedecommentaire"/>
            <w:rFonts w:cstheme="minorHAnsi"/>
            <w:sz w:val="20"/>
            <w:szCs w:val="20"/>
          </w:rPr>
          <w:commentReference w:id="164"/>
        </w:r>
      </w:ins>
      <w:commentRangeEnd w:id="165"/>
      <w:ins w:id="166" w:author="Raymond Jeff (Nter)" w:date="2020-01-13T15:44:00Z">
        <w:r w:rsidR="00031096">
          <w:rPr>
            <w:rStyle w:val="Marquedecommentaire"/>
          </w:rPr>
          <w:commentReference w:id="165"/>
        </w:r>
      </w:ins>
    </w:p>
    <w:p w14:paraId="4DF36AFB" w14:textId="49349084" w:rsidR="00AA1AA9" w:rsidRDefault="00AA1AA9" w:rsidP="00AA1AA9">
      <w:pPr>
        <w:rPr>
          <w:ins w:id="167" w:author="Raymond Jeff (Nter)" w:date="2020-01-13T15:42:00Z"/>
          <w:rFonts w:eastAsiaTheme="majorEastAsia" w:cstheme="minorHAnsi"/>
          <w:color w:val="1F4D78" w:themeColor="accent1" w:themeShade="7F"/>
          <w:sz w:val="20"/>
          <w:szCs w:val="20"/>
        </w:rPr>
      </w:pPr>
      <w:ins w:id="168" w:author="Raymond Jeff (Nter)" w:date="2020-01-13T15:42:00Z">
        <w:r>
          <w:rPr>
            <w:rFonts w:eastAsiaTheme="majorEastAsia" w:cstheme="minorHAnsi"/>
            <w:color w:val="1F4D78" w:themeColor="accent1" w:themeShade="7F"/>
            <w:sz w:val="20"/>
            <w:szCs w:val="20"/>
          </w:rPr>
          <w:t>Les secteurs d’affaires sont normalement</w:t>
        </w:r>
      </w:ins>
      <w:ins w:id="169" w:author="Raymond Jeff (Nter)" w:date="2020-01-13T15:41:00Z">
        <w:r>
          <w:rPr>
            <w:rFonts w:eastAsiaTheme="majorEastAsia" w:cstheme="minorHAnsi"/>
            <w:color w:val="1F4D78" w:themeColor="accent1" w:themeShade="7F"/>
            <w:sz w:val="20"/>
            <w:szCs w:val="20"/>
          </w:rPr>
          <w:t xml:space="preserve"> arrimé</w:t>
        </w:r>
      </w:ins>
      <w:ins w:id="170" w:author="Raymond Jeff (Nter)" w:date="2020-01-13T15:42:00Z">
        <w:r>
          <w:rPr>
            <w:rFonts w:eastAsiaTheme="majorEastAsia" w:cstheme="minorHAnsi"/>
            <w:color w:val="1F4D78" w:themeColor="accent1" w:themeShade="7F"/>
            <w:sz w:val="20"/>
            <w:szCs w:val="20"/>
          </w:rPr>
          <w:t>s</w:t>
        </w:r>
      </w:ins>
      <w:ins w:id="171" w:author="Raymond Jeff (Nter)" w:date="2020-01-13T15:41:00Z">
        <w:r>
          <w:rPr>
            <w:rFonts w:eastAsiaTheme="majorEastAsia" w:cstheme="minorHAnsi"/>
            <w:color w:val="1F4D78" w:themeColor="accent1" w:themeShade="7F"/>
            <w:sz w:val="20"/>
            <w:szCs w:val="20"/>
          </w:rPr>
          <w:t xml:space="preserve"> avec les </w:t>
        </w:r>
      </w:ins>
      <w:ins w:id="172" w:author="Raymond Jeff (Nter)" w:date="2020-01-13T15:42:00Z">
        <w:r>
          <w:rPr>
            <w:rFonts w:eastAsiaTheme="majorEastAsia" w:cstheme="minorHAnsi"/>
            <w:color w:val="1F4D78" w:themeColor="accent1" w:themeShade="7F"/>
            <w:sz w:val="20"/>
            <w:szCs w:val="20"/>
          </w:rPr>
          <w:t>blocs Affaires présents dans l’Architecture d’entreprise.</w:t>
        </w:r>
      </w:ins>
    </w:p>
    <w:p w14:paraId="28676A7B" w14:textId="51B4B502" w:rsidR="00AA1AA9" w:rsidRPr="00F342F3" w:rsidRDefault="00AA1AA9" w:rsidP="00AA1AA9">
      <w:pPr>
        <w:rPr>
          <w:ins w:id="173" w:author="Raymond Jeff (Nter)" w:date="2020-01-13T15:41:00Z"/>
          <w:rFonts w:eastAsiaTheme="majorEastAsia" w:cstheme="minorHAnsi"/>
          <w:color w:val="1F4D78" w:themeColor="accent1" w:themeShade="7F"/>
          <w:sz w:val="20"/>
          <w:szCs w:val="20"/>
        </w:rPr>
      </w:pPr>
      <w:ins w:id="174" w:author="Raymond Jeff (Nter)" w:date="2020-01-13T15:42:00Z">
        <w:r w:rsidRPr="00AA1AA9">
          <w:rPr>
            <w:rFonts w:eastAsiaTheme="majorEastAsia" w:cstheme="minorHAnsi"/>
            <w:color w:val="1F4E79" w:themeColor="accent1" w:themeShade="80"/>
            <w:sz w:val="20"/>
            <w:szCs w:val="20"/>
            <w:lang w:eastAsia="fr-CA"/>
          </w:rPr>
          <w:drawing>
            <wp:inline distT="0" distB="0" distL="0" distR="0" wp14:anchorId="1C90FDF9" wp14:editId="321873B3">
              <wp:extent cx="4838700" cy="3807340"/>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6307" cy="3813326"/>
                      </a:xfrm>
                      <a:prstGeom prst="rect">
                        <a:avLst/>
                      </a:prstGeom>
                    </pic:spPr>
                  </pic:pic>
                </a:graphicData>
              </a:graphic>
            </wp:inline>
          </w:drawing>
        </w:r>
      </w:ins>
    </w:p>
    <w:p w14:paraId="570D08AD" w14:textId="77777777" w:rsidR="00AA1AA9" w:rsidRDefault="00AA1AA9">
      <w:pPr>
        <w:rPr>
          <w:ins w:id="175" w:author="Raymond Jeff (Nter)" w:date="2020-01-13T15:43:00Z"/>
          <w:rFonts w:eastAsiaTheme="majorEastAsia" w:cstheme="minorHAnsi"/>
          <w:color w:val="1F4D78" w:themeColor="accent1" w:themeShade="7F"/>
          <w:sz w:val="20"/>
          <w:szCs w:val="20"/>
        </w:rPr>
      </w:pPr>
    </w:p>
    <w:p w14:paraId="1A04CEA0" w14:textId="77777777" w:rsidR="00AA1AA9" w:rsidRDefault="00AA1AA9" w:rsidP="00AA1AA9">
      <w:pPr>
        <w:pStyle w:val="Commentaire"/>
        <w:rPr>
          <w:ins w:id="176" w:author="Raymond Jeff (Nter)" w:date="2020-01-13T15:43:00Z"/>
        </w:rPr>
      </w:pPr>
      <w:ins w:id="177" w:author="Raymond Jeff (Nter)" w:date="2020-01-13T15:43:00Z">
        <w:r>
          <w:t>En fait, les secteurs d’affaires, ce sont l’équivalent des « domaines d’affaires » dans la vision Architecture Affaires.</w:t>
        </w:r>
      </w:ins>
    </w:p>
    <w:p w14:paraId="302362C7" w14:textId="3FA3BDCD" w:rsidR="00AA1AA9" w:rsidRDefault="00AA1AA9" w:rsidP="00AA1AA9">
      <w:pPr>
        <w:rPr>
          <w:rFonts w:eastAsiaTheme="majorEastAsia" w:cstheme="minorHAnsi"/>
          <w:color w:val="1F4D78" w:themeColor="accent1" w:themeShade="7F"/>
          <w:sz w:val="20"/>
          <w:szCs w:val="20"/>
        </w:rPr>
      </w:pPr>
      <w:ins w:id="178" w:author="Raymond Jeff (Nter)" w:date="2020-01-13T15:43:00Z">
        <w:r>
          <w:t xml:space="preserve">Par exemple, le secteur d’affaires « Clients » gère les clients de manière différente entre les domaines d’affaires Casinos, LV, PEL ou Loteries. C’est une réalité qui ne remet pas en cause l’objectif de vouloir à terme gérer le client dans une perspective stratégique d’entreprise (domaine LQ). </w:t>
        </w:r>
      </w:ins>
      <w:ins w:id="179" w:author="Raymond Jeff (Nter)" w:date="2020-01-13T15:44:00Z">
        <w:r>
          <w:t xml:space="preserve">Malgré tout, </w:t>
        </w:r>
      </w:ins>
      <w:ins w:id="180" w:author="Raymond Jeff (Nter)" w:date="2020-01-13T15:43:00Z">
        <w:r>
          <w:t>il y aura très probablement des capacités et fonctions d’affaires du Secteur Clients qui vont demeurer liées spécifiquement au domaine d’affaires.</w:t>
        </w:r>
      </w:ins>
    </w:p>
    <w:p w14:paraId="4A1B50A8" w14:textId="5056E1DB" w:rsidR="00AA1AA9" w:rsidRDefault="00AA1AA9">
      <w:pPr>
        <w:rPr>
          <w:ins w:id="181" w:author="Raymond Jeff (Nter)" w:date="2020-01-13T15:41:00Z"/>
          <w:rFonts w:asciiTheme="majorHAnsi" w:eastAsiaTheme="majorEastAsia" w:hAnsiTheme="majorHAnsi" w:cstheme="majorBidi"/>
          <w:b/>
          <w:color w:val="1F4D78" w:themeColor="accent1" w:themeShade="7F"/>
          <w:sz w:val="24"/>
          <w:szCs w:val="24"/>
        </w:rPr>
      </w:pPr>
    </w:p>
    <w:p w14:paraId="4B7B22B9" w14:textId="77777777" w:rsidR="00AA1AA9" w:rsidRDefault="00AA1AA9">
      <w:pPr>
        <w:rPr>
          <w:ins w:id="182" w:author="Raymond Jeff (Nter)" w:date="2020-01-13T15:44:00Z"/>
          <w:rFonts w:asciiTheme="majorHAnsi" w:eastAsiaTheme="majorEastAsia" w:hAnsiTheme="majorHAnsi" w:cstheme="majorBidi"/>
          <w:b/>
          <w:color w:val="1F4D78" w:themeColor="accent1" w:themeShade="7F"/>
          <w:sz w:val="24"/>
          <w:szCs w:val="24"/>
        </w:rPr>
      </w:pPr>
      <w:ins w:id="183" w:author="Raymond Jeff (Nter)" w:date="2020-01-13T15:44:00Z">
        <w:r>
          <w:br w:type="page"/>
        </w:r>
      </w:ins>
    </w:p>
    <w:p w14:paraId="2E35BB99" w14:textId="07B525E3" w:rsidR="001C2152" w:rsidRDefault="001C2152" w:rsidP="001C2152">
      <w:pPr>
        <w:pStyle w:val="Titre3"/>
        <w:rPr>
          <w:ins w:id="184" w:author="Raymond Jeff (Nter)" w:date="2020-01-13T15:03:00Z"/>
        </w:rPr>
      </w:pPr>
      <w:commentRangeStart w:id="185"/>
      <w:commentRangeStart w:id="186"/>
      <w:ins w:id="187" w:author="Raymond Jeff (Nter)" w:date="2020-01-13T15:03:00Z">
        <w:r>
          <w:t>Contexte d’affaire (</w:t>
        </w:r>
        <w:r w:rsidRPr="00611431">
          <w:rPr>
            <w:i/>
          </w:rPr>
          <w:t xml:space="preserve">business </w:t>
        </w:r>
        <w:commentRangeStart w:id="188"/>
        <w:commentRangeStart w:id="189"/>
        <w:r>
          <w:rPr>
            <w:i/>
          </w:rPr>
          <w:t>context</w:t>
        </w:r>
        <w:commentRangeEnd w:id="188"/>
        <w:r>
          <w:rPr>
            <w:rStyle w:val="Marquedecommentaire"/>
            <w:rFonts w:asciiTheme="minorHAnsi" w:eastAsiaTheme="minorHAnsi" w:hAnsiTheme="minorHAnsi" w:cstheme="minorBidi"/>
            <w:b w:val="0"/>
            <w:color w:val="auto"/>
          </w:rPr>
          <w:commentReference w:id="188"/>
        </w:r>
      </w:ins>
      <w:commentRangeEnd w:id="189"/>
      <w:ins w:id="190" w:author="Raymond Jeff (Nter)" w:date="2020-01-13T15:46:00Z">
        <w:r w:rsidR="00031096">
          <w:rPr>
            <w:rStyle w:val="Marquedecommentaire"/>
            <w:rFonts w:asciiTheme="minorHAnsi" w:eastAsiaTheme="minorHAnsi" w:hAnsiTheme="minorHAnsi" w:cstheme="minorBidi"/>
            <w:b w:val="0"/>
            <w:color w:val="auto"/>
          </w:rPr>
          <w:commentReference w:id="189"/>
        </w:r>
      </w:ins>
      <w:ins w:id="191" w:author="Raymond Jeff (Nter)" w:date="2020-01-13T15:03:00Z">
        <w:r>
          <w:t>)</w:t>
        </w:r>
        <w:commentRangeEnd w:id="185"/>
        <w:r>
          <w:rPr>
            <w:rStyle w:val="Marquedecommentaire"/>
            <w:rFonts w:asciiTheme="minorHAnsi" w:eastAsiaTheme="minorHAnsi" w:hAnsiTheme="minorHAnsi" w:cstheme="minorBidi"/>
            <w:b w:val="0"/>
            <w:color w:val="auto"/>
          </w:rPr>
          <w:commentReference w:id="185"/>
        </w:r>
      </w:ins>
      <w:commentRangeEnd w:id="186"/>
      <w:ins w:id="192" w:author="Raymond Jeff (Nter)" w:date="2020-01-13T16:02:00Z">
        <w:r w:rsidR="009F45B6">
          <w:rPr>
            <w:rStyle w:val="Marquedecommentaire"/>
            <w:rFonts w:asciiTheme="minorHAnsi" w:eastAsiaTheme="minorHAnsi" w:hAnsiTheme="minorHAnsi" w:cstheme="minorBidi"/>
            <w:b w:val="0"/>
            <w:color w:val="auto"/>
          </w:rPr>
          <w:commentReference w:id="186"/>
        </w:r>
      </w:ins>
    </w:p>
    <w:p w14:paraId="5E6A996C" w14:textId="77777777" w:rsidR="001C2152" w:rsidRPr="007C20C6" w:rsidRDefault="001C2152" w:rsidP="001C2152">
      <w:pPr>
        <w:rPr>
          <w:ins w:id="193" w:author="Raymond Jeff (Nter)" w:date="2020-01-13T15:03:00Z"/>
          <w:sz w:val="18"/>
          <w:szCs w:val="20"/>
        </w:rPr>
      </w:pPr>
      <w:ins w:id="194" w:author="Raymond Jeff (Nter)" w:date="2020-01-13T15:03:00Z">
        <w:r w:rsidRPr="007C20C6">
          <w:rPr>
            <w:sz w:val="18"/>
            <w:szCs w:val="20"/>
          </w:rPr>
          <w:t xml:space="preserve">Représente normalement les capacités d’affaires d’un secteur d’affaires. </w:t>
        </w:r>
      </w:ins>
    </w:p>
    <w:p w14:paraId="3A8CB0F5" w14:textId="77777777" w:rsidR="001C2152" w:rsidRPr="007C20C6" w:rsidRDefault="001C2152" w:rsidP="001C2152">
      <w:pPr>
        <w:rPr>
          <w:ins w:id="195" w:author="Raymond Jeff (Nter)" w:date="2020-01-13T15:03:00Z"/>
          <w:sz w:val="18"/>
          <w:szCs w:val="20"/>
        </w:rPr>
      </w:pPr>
      <w:ins w:id="196" w:author="Raymond Jeff (Nter)" w:date="2020-01-13T15:03:00Z">
        <w:r w:rsidRPr="007C20C6">
          <w:rPr>
            <w:sz w:val="18"/>
            <w:szCs w:val="20"/>
          </w:rPr>
          <w:t>Exemple de contexte d’affaires pour le secteur Produits du domaine Casinos :</w:t>
        </w:r>
      </w:ins>
    </w:p>
    <w:p w14:paraId="426D6FFC" w14:textId="77777777" w:rsidR="001C2152" w:rsidRPr="007C20C6" w:rsidRDefault="001C2152" w:rsidP="001C2152">
      <w:pPr>
        <w:pStyle w:val="Paragraphedeliste"/>
        <w:numPr>
          <w:ilvl w:val="0"/>
          <w:numId w:val="40"/>
        </w:numPr>
        <w:rPr>
          <w:ins w:id="197" w:author="Raymond Jeff (Nter)" w:date="2020-01-13T15:03:00Z"/>
          <w:sz w:val="18"/>
          <w:szCs w:val="20"/>
        </w:rPr>
      </w:pPr>
      <w:ins w:id="198" w:author="Raymond Jeff (Nter)" w:date="2020-01-13T15:03:00Z">
        <w:r w:rsidRPr="007C20C6">
          <w:rPr>
            <w:sz w:val="18"/>
            <w:szCs w:val="20"/>
          </w:rPr>
          <w:t>Tables de jeux (TDJ)</w:t>
        </w:r>
      </w:ins>
    </w:p>
    <w:p w14:paraId="7B6DED3C" w14:textId="77777777" w:rsidR="001C2152" w:rsidRPr="007C20C6" w:rsidRDefault="001C2152" w:rsidP="001C2152">
      <w:pPr>
        <w:pStyle w:val="Paragraphedeliste"/>
        <w:numPr>
          <w:ilvl w:val="0"/>
          <w:numId w:val="40"/>
        </w:numPr>
        <w:rPr>
          <w:ins w:id="199" w:author="Raymond Jeff (Nter)" w:date="2020-01-13T15:03:00Z"/>
          <w:sz w:val="18"/>
          <w:szCs w:val="20"/>
        </w:rPr>
      </w:pPr>
      <w:ins w:id="200" w:author="Raymond Jeff (Nter)" w:date="2020-01-13T15:03:00Z">
        <w:r w:rsidRPr="007C20C6">
          <w:rPr>
            <w:sz w:val="18"/>
            <w:szCs w:val="20"/>
          </w:rPr>
          <w:t>Poker</w:t>
        </w:r>
      </w:ins>
    </w:p>
    <w:p w14:paraId="43331D12" w14:textId="77777777" w:rsidR="001C2152" w:rsidRPr="007C20C6" w:rsidRDefault="001C2152" w:rsidP="001C2152">
      <w:pPr>
        <w:pStyle w:val="Paragraphedeliste"/>
        <w:numPr>
          <w:ilvl w:val="0"/>
          <w:numId w:val="40"/>
        </w:numPr>
        <w:rPr>
          <w:ins w:id="201" w:author="Raymond Jeff (Nter)" w:date="2020-01-13T15:03:00Z"/>
          <w:sz w:val="18"/>
          <w:szCs w:val="20"/>
        </w:rPr>
      </w:pPr>
      <w:ins w:id="202" w:author="Raymond Jeff (Nter)" w:date="2020-01-13T15:03:00Z">
        <w:r w:rsidRPr="007C20C6">
          <w:rPr>
            <w:sz w:val="18"/>
            <w:szCs w:val="20"/>
          </w:rPr>
          <w:t>Machines à sous (MAS)</w:t>
        </w:r>
      </w:ins>
    </w:p>
    <w:p w14:paraId="1AEF0233" w14:textId="77777777" w:rsidR="001C2152" w:rsidRPr="007C20C6" w:rsidRDefault="001C2152" w:rsidP="001C2152">
      <w:pPr>
        <w:pStyle w:val="Paragraphedeliste"/>
        <w:numPr>
          <w:ilvl w:val="0"/>
          <w:numId w:val="40"/>
        </w:numPr>
        <w:rPr>
          <w:ins w:id="203" w:author="Raymond Jeff (Nter)" w:date="2020-01-13T15:03:00Z"/>
          <w:sz w:val="18"/>
          <w:szCs w:val="20"/>
        </w:rPr>
      </w:pPr>
      <w:ins w:id="204" w:author="Raymond Jeff (Nter)" w:date="2020-01-13T15:03:00Z">
        <w:r w:rsidRPr="007C20C6">
          <w:rPr>
            <w:sz w:val="18"/>
            <w:szCs w:val="20"/>
          </w:rPr>
          <w:t>Keno</w:t>
        </w:r>
      </w:ins>
    </w:p>
    <w:p w14:paraId="5E341D04" w14:textId="77777777" w:rsidR="001C2152" w:rsidRPr="007C20C6" w:rsidRDefault="001C2152" w:rsidP="001C2152">
      <w:pPr>
        <w:pStyle w:val="Paragraphedeliste"/>
        <w:numPr>
          <w:ilvl w:val="0"/>
          <w:numId w:val="40"/>
        </w:numPr>
        <w:rPr>
          <w:ins w:id="205" w:author="Raymond Jeff (Nter)" w:date="2020-01-13T15:03:00Z"/>
          <w:sz w:val="18"/>
          <w:szCs w:val="20"/>
        </w:rPr>
      </w:pPr>
      <w:ins w:id="206" w:author="Raymond Jeff (Nter)" w:date="2020-01-13T15:03:00Z">
        <w:r w:rsidRPr="007C20C6">
          <w:rPr>
            <w:sz w:val="18"/>
            <w:szCs w:val="20"/>
          </w:rPr>
          <w:t>Jeux électroniques (JE)</w:t>
        </w:r>
      </w:ins>
    </w:p>
    <w:p w14:paraId="104A0F07" w14:textId="77777777" w:rsidR="001C2152" w:rsidRPr="007C20C6" w:rsidRDefault="001C2152" w:rsidP="001C2152">
      <w:pPr>
        <w:rPr>
          <w:ins w:id="207" w:author="Raymond Jeff (Nter)" w:date="2020-01-13T15:03:00Z"/>
          <w:sz w:val="18"/>
          <w:szCs w:val="20"/>
        </w:rPr>
      </w:pPr>
      <w:ins w:id="208" w:author="Raymond Jeff (Nter)" w:date="2020-01-13T15:03:00Z">
        <w:r w:rsidRPr="007C20C6">
          <w:rPr>
            <w:sz w:val="18"/>
            <w:szCs w:val="20"/>
          </w:rPr>
          <w:t>Voici par exemple quelques capacités d’un contexte d’affaires TDJ :</w:t>
        </w:r>
      </w:ins>
    </w:p>
    <w:p w14:paraId="042F3A97" w14:textId="77777777" w:rsidR="001C2152" w:rsidRPr="007C20C6" w:rsidRDefault="001C2152" w:rsidP="001C2152">
      <w:pPr>
        <w:pStyle w:val="Paragraphedeliste"/>
        <w:numPr>
          <w:ilvl w:val="0"/>
          <w:numId w:val="42"/>
        </w:numPr>
        <w:rPr>
          <w:ins w:id="209" w:author="Raymond Jeff (Nter)" w:date="2020-01-13T15:03:00Z"/>
          <w:sz w:val="18"/>
          <w:szCs w:val="20"/>
        </w:rPr>
      </w:pPr>
      <w:ins w:id="210" w:author="Raymond Jeff (Nter)" w:date="2020-01-13T15:03:00Z">
        <w:r w:rsidRPr="007C20C6">
          <w:rPr>
            <w:sz w:val="18"/>
            <w:szCs w:val="20"/>
          </w:rPr>
          <w:t>Développement des nouveaux produits TDJ</w:t>
        </w:r>
      </w:ins>
    </w:p>
    <w:p w14:paraId="22E76B6E" w14:textId="1F2CA8EC" w:rsidR="001C2152" w:rsidRPr="007C20C6" w:rsidRDefault="004B78D9" w:rsidP="001C2152">
      <w:pPr>
        <w:pStyle w:val="Paragraphedeliste"/>
        <w:numPr>
          <w:ilvl w:val="0"/>
          <w:numId w:val="42"/>
        </w:numPr>
        <w:rPr>
          <w:ins w:id="211" w:author="Raymond Jeff (Nter)" w:date="2020-01-13T15:03:00Z"/>
          <w:sz w:val="18"/>
          <w:szCs w:val="20"/>
        </w:rPr>
      </w:pPr>
      <w:ins w:id="212" w:author="Raymond Jeff (Nter)" w:date="2020-01-13T15:03:00Z">
        <w:r>
          <w:rPr>
            <w:sz w:val="18"/>
            <w:szCs w:val="20"/>
          </w:rPr>
          <w:t>Pilot</w:t>
        </w:r>
      </w:ins>
      <w:ins w:id="213" w:author="Raymond Jeff (Nter)" w:date="2020-01-13T15:52:00Z">
        <w:r>
          <w:rPr>
            <w:sz w:val="18"/>
            <w:szCs w:val="20"/>
          </w:rPr>
          <w:t>er</w:t>
        </w:r>
      </w:ins>
      <w:ins w:id="214" w:author="Raymond Jeff (Nter)" w:date="2020-01-13T15:03:00Z">
        <w:r w:rsidR="001C2152" w:rsidRPr="007C20C6">
          <w:rPr>
            <w:sz w:val="18"/>
            <w:szCs w:val="20"/>
          </w:rPr>
          <w:t xml:space="preserve"> et configur</w:t>
        </w:r>
      </w:ins>
      <w:ins w:id="215" w:author="Raymond Jeff (Nter)" w:date="2020-01-13T15:52:00Z">
        <w:r>
          <w:rPr>
            <w:sz w:val="18"/>
            <w:szCs w:val="20"/>
          </w:rPr>
          <w:t xml:space="preserve">er </w:t>
        </w:r>
      </w:ins>
      <w:ins w:id="216" w:author="Raymond Jeff (Nter)" w:date="2020-01-13T15:03:00Z">
        <w:r w:rsidR="001C2152" w:rsidRPr="007C20C6">
          <w:rPr>
            <w:sz w:val="18"/>
            <w:szCs w:val="20"/>
          </w:rPr>
          <w:t>des TDJ</w:t>
        </w:r>
      </w:ins>
    </w:p>
    <w:p w14:paraId="231113C2" w14:textId="77777777" w:rsidR="001C2152" w:rsidRPr="007C20C6" w:rsidRDefault="001C2152" w:rsidP="001C2152">
      <w:pPr>
        <w:pStyle w:val="Paragraphedeliste"/>
        <w:numPr>
          <w:ilvl w:val="0"/>
          <w:numId w:val="42"/>
        </w:numPr>
        <w:rPr>
          <w:ins w:id="217" w:author="Raymond Jeff (Nter)" w:date="2020-01-13T15:03:00Z"/>
          <w:sz w:val="18"/>
          <w:szCs w:val="20"/>
        </w:rPr>
      </w:pPr>
      <w:ins w:id="218" w:author="Raymond Jeff (Nter)" w:date="2020-01-13T15:03:00Z">
        <w:r w:rsidRPr="007C20C6">
          <w:rPr>
            <w:sz w:val="18"/>
            <w:szCs w:val="20"/>
          </w:rPr>
          <w:t>Planifier le plancher des TDJ</w:t>
        </w:r>
      </w:ins>
    </w:p>
    <w:p w14:paraId="612FC72D" w14:textId="77777777" w:rsidR="001C2152" w:rsidRPr="007C20C6" w:rsidRDefault="001C2152" w:rsidP="001C2152">
      <w:pPr>
        <w:pStyle w:val="Paragraphedeliste"/>
        <w:numPr>
          <w:ilvl w:val="0"/>
          <w:numId w:val="42"/>
        </w:numPr>
        <w:rPr>
          <w:ins w:id="219" w:author="Raymond Jeff (Nter)" w:date="2020-01-13T15:03:00Z"/>
          <w:sz w:val="18"/>
          <w:szCs w:val="20"/>
        </w:rPr>
      </w:pPr>
      <w:ins w:id="220" w:author="Raymond Jeff (Nter)" w:date="2020-01-13T15:03:00Z">
        <w:r w:rsidRPr="007C20C6">
          <w:rPr>
            <w:sz w:val="18"/>
            <w:szCs w:val="20"/>
          </w:rPr>
          <w:t>Opérer les TDJ</w:t>
        </w:r>
      </w:ins>
    </w:p>
    <w:p w14:paraId="00F8F10D" w14:textId="77777777" w:rsidR="001C2152" w:rsidRPr="007C20C6" w:rsidRDefault="001C2152" w:rsidP="001C2152">
      <w:pPr>
        <w:rPr>
          <w:ins w:id="221" w:author="Raymond Jeff (Nter)" w:date="2020-01-13T15:03:00Z"/>
          <w:sz w:val="18"/>
          <w:szCs w:val="20"/>
        </w:rPr>
      </w:pPr>
      <w:ins w:id="222" w:author="Raymond Jeff (Nter)" w:date="2020-01-13T15:03:00Z">
        <w:r w:rsidRPr="007C20C6">
          <w:rPr>
            <w:sz w:val="18"/>
            <w:szCs w:val="20"/>
          </w:rPr>
          <w:t xml:space="preserve">Il est aussi possible de décliner un contexte d’affaires en plusieurs sous-contextes si son envergure le justifie. </w:t>
        </w:r>
      </w:ins>
    </w:p>
    <w:p w14:paraId="6944422F" w14:textId="77777777" w:rsidR="001C2152" w:rsidRPr="007C20C6" w:rsidRDefault="001C2152" w:rsidP="001C2152">
      <w:pPr>
        <w:spacing w:after="0"/>
        <w:rPr>
          <w:ins w:id="223" w:author="Raymond Jeff (Nter)" w:date="2020-01-13T15:03:00Z"/>
          <w:sz w:val="18"/>
          <w:szCs w:val="20"/>
        </w:rPr>
      </w:pPr>
      <w:ins w:id="224" w:author="Raymond Jeff (Nter)" w:date="2020-01-13T15:03:00Z">
        <w:r w:rsidRPr="007C20C6">
          <w:rPr>
            <w:sz w:val="18"/>
            <w:szCs w:val="20"/>
          </w:rPr>
          <w:t xml:space="preserve">C’est à ce niveau de granularité (niveau contexte ou sous-contexte, </w:t>
        </w:r>
        <w:r w:rsidRPr="00031096">
          <w:rPr>
            <w:b/>
            <w:i/>
            <w:sz w:val="18"/>
            <w:szCs w:val="20"/>
            <w:rPrChange w:id="225" w:author="Raymond Jeff (Nter)" w:date="2020-01-13T15:45:00Z">
              <w:rPr>
                <w:i/>
                <w:sz w:val="18"/>
                <w:szCs w:val="20"/>
              </w:rPr>
            </w:rPrChange>
          </w:rPr>
          <w:t>bounded-context</w:t>
        </w:r>
        <w:r w:rsidRPr="007C20C6">
          <w:rPr>
            <w:sz w:val="18"/>
            <w:szCs w:val="20"/>
          </w:rPr>
          <w:t xml:space="preserve"> en anglais) que le microservice prend alors son sens.</w:t>
        </w:r>
      </w:ins>
    </w:p>
    <w:p w14:paraId="7AABE355" w14:textId="77777777" w:rsidR="001C2152" w:rsidRPr="007C20C6" w:rsidRDefault="001C2152" w:rsidP="001C2152">
      <w:pPr>
        <w:spacing w:after="0"/>
        <w:rPr>
          <w:ins w:id="226" w:author="Raymond Jeff (Nter)" w:date="2020-01-13T15:03:00Z"/>
          <w:sz w:val="18"/>
          <w:szCs w:val="20"/>
        </w:rPr>
      </w:pPr>
      <w:ins w:id="227" w:author="Raymond Jeff (Nter)" w:date="2020-01-13T15:03:00Z">
        <w:r w:rsidRPr="007C20C6">
          <w:rPr>
            <w:sz w:val="18"/>
            <w:szCs w:val="20"/>
          </w:rPr>
          <w:t>Références :</w:t>
        </w:r>
      </w:ins>
    </w:p>
    <w:p w14:paraId="2F3D2C84" w14:textId="77777777" w:rsidR="001C2152" w:rsidRPr="007C20C6" w:rsidRDefault="001C2152" w:rsidP="001C2152">
      <w:pPr>
        <w:spacing w:after="0"/>
        <w:rPr>
          <w:ins w:id="228" w:author="Raymond Jeff (Nter)" w:date="2020-01-13T15:03:00Z"/>
          <w:sz w:val="18"/>
        </w:rPr>
      </w:pPr>
      <w:ins w:id="229" w:author="Raymond Jeff (Nter)" w:date="2020-01-13T15:03:00Z">
        <w:r>
          <w:rPr>
            <w:rStyle w:val="Lienhypertexte"/>
            <w:sz w:val="18"/>
          </w:rPr>
          <w:fldChar w:fldCharType="begin"/>
        </w:r>
        <w:r>
          <w:rPr>
            <w:rStyle w:val="Lienhypertexte"/>
            <w:sz w:val="18"/>
          </w:rPr>
          <w:instrText xml:space="preserve"> HYPERLINK "https://martinfowler.com/bliki/BoundedContext.html" </w:instrText>
        </w:r>
        <w:r>
          <w:rPr>
            <w:rStyle w:val="Lienhypertexte"/>
            <w:sz w:val="18"/>
          </w:rPr>
          <w:fldChar w:fldCharType="separate"/>
        </w:r>
        <w:r w:rsidRPr="007C20C6">
          <w:rPr>
            <w:rStyle w:val="Lienhypertexte"/>
            <w:sz w:val="18"/>
          </w:rPr>
          <w:t>https://martinfowler.com/bliki/BoundedContext.html</w:t>
        </w:r>
        <w:r>
          <w:rPr>
            <w:rStyle w:val="Lienhypertexte"/>
            <w:sz w:val="18"/>
          </w:rPr>
          <w:fldChar w:fldCharType="end"/>
        </w:r>
      </w:ins>
    </w:p>
    <w:p w14:paraId="58E18883" w14:textId="77777777" w:rsidR="001C2152" w:rsidRDefault="001C2152" w:rsidP="001C2152">
      <w:pPr>
        <w:spacing w:after="0"/>
        <w:rPr>
          <w:ins w:id="230" w:author="Raymond Jeff (Nter)" w:date="2020-01-13T15:03:00Z"/>
          <w:sz w:val="20"/>
          <w:szCs w:val="20"/>
        </w:rPr>
      </w:pPr>
      <w:ins w:id="231" w:author="Raymond Jeff (Nter)" w:date="2020-01-13T15:03:00Z">
        <w:r>
          <w:rPr>
            <w:rStyle w:val="Lienhypertexte"/>
            <w:sz w:val="18"/>
          </w:rPr>
          <w:fldChar w:fldCharType="begin"/>
        </w:r>
        <w:r>
          <w:rPr>
            <w:rStyle w:val="Lienhypertexte"/>
            <w:sz w:val="18"/>
          </w:rPr>
          <w:instrText xml:space="preserve"> HYPERLINK "https://docs.microsoft.com/en-us/dotnet/architecture/microservices/architect-microservice-container-applications/identify-microservice-domain-model-boundaries" </w:instrText>
        </w:r>
        <w:r>
          <w:rPr>
            <w:rStyle w:val="Lienhypertexte"/>
            <w:sz w:val="18"/>
          </w:rPr>
          <w:fldChar w:fldCharType="separate"/>
        </w:r>
        <w:r w:rsidRPr="007C20C6">
          <w:rPr>
            <w:rStyle w:val="Lienhypertexte"/>
            <w:sz w:val="18"/>
          </w:rPr>
          <w:t>https://docs.microsoft.com/en-us/dotnet/architecture/microservices/architect-microservice-container-applications/identify-microservice-domain-model-boundaries</w:t>
        </w:r>
        <w:r>
          <w:rPr>
            <w:rStyle w:val="Lienhypertexte"/>
            <w:sz w:val="18"/>
          </w:rPr>
          <w:fldChar w:fldCharType="end"/>
        </w:r>
        <w:r>
          <w:rPr>
            <w:sz w:val="20"/>
            <w:szCs w:val="20"/>
          </w:rPr>
          <w:t xml:space="preserve"> </w:t>
        </w:r>
      </w:ins>
    </w:p>
    <w:p w14:paraId="5F3EEB25" w14:textId="77777777" w:rsidR="001C2152" w:rsidRPr="00687533" w:rsidRDefault="001C2152" w:rsidP="001C2152">
      <w:pPr>
        <w:spacing w:after="0"/>
        <w:rPr>
          <w:ins w:id="232" w:author="Raymond Jeff (Nter)" w:date="2020-01-13T15:03:00Z"/>
          <w:sz w:val="20"/>
          <w:szCs w:val="20"/>
        </w:rPr>
      </w:pPr>
    </w:p>
    <w:p w14:paraId="0BCFD751" w14:textId="77777777" w:rsidR="001C2152" w:rsidRDefault="001C2152" w:rsidP="001C2152">
      <w:pPr>
        <w:pStyle w:val="Titre4"/>
        <w:rPr>
          <w:ins w:id="233" w:author="Raymond Jeff (Nter)" w:date="2020-01-13T15:03:00Z"/>
        </w:rPr>
      </w:pPr>
      <w:commentRangeStart w:id="234"/>
      <w:ins w:id="235" w:author="Raymond Jeff (Nter)" w:date="2020-01-13T15:03:00Z">
        <w:r>
          <w:t xml:space="preserve">Modèle de domaine (domain </w:t>
        </w:r>
        <w:commentRangeStart w:id="236"/>
        <w:commentRangeStart w:id="237"/>
        <w:r>
          <w:t>model</w:t>
        </w:r>
        <w:commentRangeEnd w:id="236"/>
        <w:r>
          <w:rPr>
            <w:rStyle w:val="Marquedecommentaire"/>
            <w:rFonts w:asciiTheme="minorHAnsi" w:eastAsiaTheme="minorHAnsi" w:hAnsiTheme="minorHAnsi" w:cstheme="minorBidi"/>
            <w:b w:val="0"/>
            <w:i w:val="0"/>
            <w:iCs w:val="0"/>
            <w:color w:val="auto"/>
          </w:rPr>
          <w:commentReference w:id="236"/>
        </w:r>
      </w:ins>
      <w:commentRangeEnd w:id="234"/>
      <w:commentRangeEnd w:id="237"/>
      <w:ins w:id="238" w:author="Raymond Jeff (Nter)" w:date="2020-01-13T16:08:00Z">
        <w:r w:rsidR="00C141B3">
          <w:rPr>
            <w:rStyle w:val="Marquedecommentaire"/>
            <w:rFonts w:asciiTheme="minorHAnsi" w:eastAsiaTheme="minorHAnsi" w:hAnsiTheme="minorHAnsi" w:cstheme="minorBidi"/>
            <w:b w:val="0"/>
            <w:i w:val="0"/>
            <w:iCs w:val="0"/>
            <w:color w:val="auto"/>
          </w:rPr>
          <w:commentReference w:id="237"/>
        </w:r>
      </w:ins>
      <w:ins w:id="239" w:author="Raymond Jeff (Nter)" w:date="2020-01-13T15:03:00Z">
        <w:r>
          <w:rPr>
            <w:rStyle w:val="Marquedecommentaire"/>
            <w:rFonts w:asciiTheme="minorHAnsi" w:eastAsiaTheme="minorHAnsi" w:hAnsiTheme="minorHAnsi" w:cstheme="minorBidi"/>
            <w:b w:val="0"/>
            <w:i w:val="0"/>
            <w:iCs w:val="0"/>
            <w:color w:val="auto"/>
          </w:rPr>
          <w:commentReference w:id="234"/>
        </w:r>
        <w:r>
          <w:t>)</w:t>
        </w:r>
      </w:ins>
    </w:p>
    <w:p w14:paraId="3F83EEFB" w14:textId="77777777" w:rsidR="001C2152" w:rsidRDefault="001C2152" w:rsidP="001C2152">
      <w:pPr>
        <w:autoSpaceDE w:val="0"/>
        <w:autoSpaceDN w:val="0"/>
        <w:adjustRightInd w:val="0"/>
        <w:spacing w:after="0" w:line="288" w:lineRule="auto"/>
        <w:jc w:val="both"/>
        <w:rPr>
          <w:ins w:id="240" w:author="Raymond Jeff (Nter)" w:date="2020-01-13T15:03:00Z"/>
          <w:rFonts w:ascii="Calibri" w:hAnsi="Calibri" w:cs="Calibri"/>
          <w:color w:val="000000"/>
          <w:sz w:val="18"/>
          <w:szCs w:val="20"/>
        </w:rPr>
      </w:pPr>
      <w:ins w:id="241" w:author="Raymond Jeff (Nter)" w:date="2020-01-13T15:03:00Z">
        <w:r w:rsidRPr="006B5A5B">
          <w:rPr>
            <w:rFonts w:ascii="Calibri" w:hAnsi="Calibri" w:cs="Calibri"/>
            <w:color w:val="000000"/>
            <w:sz w:val="18"/>
            <w:szCs w:val="20"/>
          </w:rPr>
          <w:t>Dans une architecture orientée DDD (</w:t>
        </w:r>
        <w:r w:rsidRPr="006B5A5B">
          <w:rPr>
            <w:rFonts w:ascii="Calibri" w:hAnsi="Calibri" w:cs="Calibri"/>
            <w:i/>
            <w:color w:val="000000"/>
            <w:sz w:val="18"/>
            <w:szCs w:val="20"/>
          </w:rPr>
          <w:t>Domain Driven Design</w:t>
        </w:r>
        <w:r w:rsidRPr="006B5A5B">
          <w:rPr>
            <w:rFonts w:ascii="Calibri" w:hAnsi="Calibri" w:cs="Calibri"/>
            <w:color w:val="000000"/>
            <w:sz w:val="18"/>
            <w:szCs w:val="20"/>
          </w:rPr>
          <w:t>), le microservice expose et gère les données d’un groupe d’entités présentes dans le contexte d’affaires et qui ont une affinité et une cohésion confirmées.</w:t>
        </w:r>
      </w:ins>
    </w:p>
    <w:p w14:paraId="4373E1A2" w14:textId="77777777" w:rsidR="001C2152" w:rsidRPr="006B5A5B" w:rsidRDefault="001C2152" w:rsidP="001C2152">
      <w:pPr>
        <w:autoSpaceDE w:val="0"/>
        <w:autoSpaceDN w:val="0"/>
        <w:adjustRightInd w:val="0"/>
        <w:spacing w:after="0" w:line="288" w:lineRule="auto"/>
        <w:jc w:val="both"/>
        <w:rPr>
          <w:ins w:id="242" w:author="Raymond Jeff (Nter)" w:date="2020-01-13T15:03:00Z"/>
          <w:rFonts w:ascii="Calibri" w:hAnsi="Calibri" w:cs="Calibri"/>
          <w:color w:val="000000"/>
          <w:sz w:val="18"/>
          <w:szCs w:val="20"/>
        </w:rPr>
      </w:pPr>
    </w:p>
    <w:p w14:paraId="4FA3E482" w14:textId="77777777" w:rsidR="001C2152" w:rsidRPr="006B5A5B" w:rsidRDefault="001C2152" w:rsidP="001C2152">
      <w:pPr>
        <w:autoSpaceDE w:val="0"/>
        <w:autoSpaceDN w:val="0"/>
        <w:adjustRightInd w:val="0"/>
        <w:spacing w:after="0" w:line="288" w:lineRule="auto"/>
        <w:jc w:val="both"/>
        <w:rPr>
          <w:ins w:id="243" w:author="Raymond Jeff (Nter)" w:date="2020-01-13T15:03:00Z"/>
          <w:rFonts w:ascii="Calibri" w:hAnsi="Calibri" w:cs="Calibri"/>
          <w:color w:val="000000"/>
          <w:sz w:val="18"/>
          <w:szCs w:val="20"/>
        </w:rPr>
      </w:pPr>
      <w:ins w:id="244" w:author="Raymond Jeff (Nter)" w:date="2020-01-13T15:03:00Z">
        <w:r w:rsidRPr="006B5A5B">
          <w:rPr>
            <w:rFonts w:ascii="Calibri" w:hAnsi="Calibri" w:cs="Calibri"/>
            <w:color w:val="000000"/>
            <w:sz w:val="18"/>
            <w:szCs w:val="20"/>
          </w:rPr>
          <w:t>La granularité de ce microservice dépend du nombre d’entités présentes da</w:t>
        </w:r>
        <w:r>
          <w:rPr>
            <w:rFonts w:ascii="Calibri" w:hAnsi="Calibri" w:cs="Calibri"/>
            <w:color w:val="000000"/>
            <w:sz w:val="18"/>
            <w:szCs w:val="20"/>
          </w:rPr>
          <w:t>ns ce groupe.  L</w:t>
        </w:r>
        <w:r w:rsidRPr="006B5A5B">
          <w:rPr>
            <w:rFonts w:ascii="Calibri" w:hAnsi="Calibri" w:cs="Calibri"/>
            <w:color w:val="000000"/>
            <w:sz w:val="18"/>
            <w:szCs w:val="20"/>
          </w:rPr>
          <w:t xml:space="preserve">e choix, la cartographie et topologie des entités </w:t>
        </w:r>
        <w:r>
          <w:rPr>
            <w:rFonts w:ascii="Calibri" w:hAnsi="Calibri" w:cs="Calibri"/>
            <w:color w:val="000000"/>
            <w:sz w:val="18"/>
            <w:szCs w:val="20"/>
          </w:rPr>
          <w:t>sont</w:t>
        </w:r>
        <w:r w:rsidRPr="006B5A5B">
          <w:rPr>
            <w:rFonts w:ascii="Calibri" w:hAnsi="Calibri" w:cs="Calibri"/>
            <w:color w:val="000000"/>
            <w:sz w:val="18"/>
            <w:szCs w:val="20"/>
          </w:rPr>
          <w:t xml:space="preserve"> importantes</w:t>
        </w:r>
        <w:r>
          <w:rPr>
            <w:rFonts w:ascii="Calibri" w:hAnsi="Calibri" w:cs="Calibri"/>
            <w:color w:val="000000"/>
            <w:sz w:val="18"/>
            <w:szCs w:val="20"/>
          </w:rPr>
          <w:t xml:space="preserve"> peu importe le niveau de </w:t>
        </w:r>
        <w:r w:rsidRPr="006B5A5B">
          <w:rPr>
            <w:rFonts w:ascii="Calibri" w:hAnsi="Calibri" w:cs="Calibri"/>
            <w:color w:val="000000"/>
            <w:sz w:val="18"/>
            <w:szCs w:val="20"/>
          </w:rPr>
          <w:t xml:space="preserve">cette granularité. Elles servent notamment à définir le </w:t>
        </w:r>
        <w:r w:rsidRPr="006B5A5B">
          <w:rPr>
            <w:rFonts w:ascii="Calibri" w:hAnsi="Calibri" w:cs="Calibri"/>
            <w:b/>
            <w:color w:val="000000"/>
            <w:sz w:val="18"/>
            <w:szCs w:val="20"/>
            <w:u w:val="single"/>
          </w:rPr>
          <w:t>modèle de domaine</w:t>
        </w:r>
        <w:r w:rsidRPr="006B5A5B">
          <w:rPr>
            <w:rFonts w:ascii="Calibri" w:hAnsi="Calibri" w:cs="Calibri"/>
            <w:color w:val="000000"/>
            <w:sz w:val="18"/>
            <w:szCs w:val="20"/>
          </w:rPr>
          <w:t xml:space="preserve"> (son indépendance et sa cohésion) mais aussi </w:t>
        </w:r>
        <w:r>
          <w:rPr>
            <w:rFonts w:ascii="Calibri" w:hAnsi="Calibri" w:cs="Calibri"/>
            <w:color w:val="000000"/>
            <w:sz w:val="18"/>
            <w:szCs w:val="20"/>
          </w:rPr>
          <w:t xml:space="preserve">l’éventuelle </w:t>
        </w:r>
        <w:r w:rsidRPr="006B5A5B">
          <w:rPr>
            <w:rFonts w:ascii="Calibri" w:hAnsi="Calibri" w:cs="Calibri"/>
            <w:color w:val="000000"/>
            <w:sz w:val="18"/>
            <w:szCs w:val="20"/>
          </w:rPr>
          <w:t>organisation des routes et des ressources dans le service (l’API).</w:t>
        </w:r>
      </w:ins>
    </w:p>
    <w:p w14:paraId="5D823534" w14:textId="77777777" w:rsidR="001C2152" w:rsidRPr="006B5A5B" w:rsidRDefault="001C2152" w:rsidP="001C2152">
      <w:pPr>
        <w:autoSpaceDE w:val="0"/>
        <w:autoSpaceDN w:val="0"/>
        <w:adjustRightInd w:val="0"/>
        <w:spacing w:after="0" w:line="288" w:lineRule="auto"/>
        <w:rPr>
          <w:ins w:id="245" w:author="Raymond Jeff (Nter)" w:date="2020-01-13T15:03:00Z"/>
          <w:rFonts w:ascii="Calibri" w:hAnsi="Calibri" w:cs="Calibri"/>
          <w:color w:val="000000"/>
          <w:sz w:val="18"/>
          <w:szCs w:val="20"/>
        </w:rPr>
      </w:pPr>
    </w:p>
    <w:p w14:paraId="673FEDE5" w14:textId="77777777" w:rsidR="001C2152" w:rsidRPr="006B5A5B" w:rsidRDefault="001C2152" w:rsidP="001C2152">
      <w:pPr>
        <w:autoSpaceDE w:val="0"/>
        <w:autoSpaceDN w:val="0"/>
        <w:adjustRightInd w:val="0"/>
        <w:spacing w:after="0" w:line="288" w:lineRule="auto"/>
        <w:rPr>
          <w:ins w:id="246" w:author="Raymond Jeff (Nter)" w:date="2020-01-13T15:03:00Z"/>
          <w:rFonts w:ascii="Calibri" w:hAnsi="Calibri" w:cs="Calibri"/>
          <w:color w:val="000000"/>
          <w:sz w:val="18"/>
          <w:szCs w:val="20"/>
        </w:rPr>
      </w:pPr>
      <w:ins w:id="247" w:author="Raymond Jeff (Nter)" w:date="2020-01-13T15:03:00Z">
        <w:r w:rsidRPr="006B5A5B">
          <w:rPr>
            <w:rFonts w:ascii="Calibri" w:hAnsi="Calibri" w:cs="Calibri"/>
            <w:color w:val="000000"/>
            <w:sz w:val="18"/>
            <w:szCs w:val="20"/>
          </w:rPr>
          <w:t xml:space="preserve">Voici un </w:t>
        </w:r>
        <w:r w:rsidRPr="007C20C6">
          <w:rPr>
            <w:rFonts w:ascii="Calibri" w:hAnsi="Calibri" w:cs="Calibri"/>
            <w:b/>
            <w:color w:val="000000"/>
            <w:sz w:val="18"/>
            <w:szCs w:val="20"/>
            <w:u w:val="single"/>
          </w:rPr>
          <w:t>exemple</w:t>
        </w:r>
        <w:r w:rsidRPr="006B5A5B">
          <w:rPr>
            <w:rFonts w:ascii="Calibri" w:hAnsi="Calibri" w:cs="Calibri"/>
            <w:color w:val="000000"/>
            <w:sz w:val="18"/>
            <w:szCs w:val="20"/>
          </w:rPr>
          <w:t xml:space="preserve"> permettant d’illustrer divers niveaux de granularité que pourrait avoir un éventuel microservice devant gérer et exposer des données pour le secteur </w:t>
        </w:r>
        <w:r w:rsidRPr="00CF6C06">
          <w:rPr>
            <w:rFonts w:ascii="Calibri" w:hAnsi="Calibri" w:cs="Calibri"/>
            <w:b/>
            <w:color w:val="000000"/>
            <w:sz w:val="18"/>
            <w:szCs w:val="20"/>
            <w:u w:val="single"/>
          </w:rPr>
          <w:t>Clients</w:t>
        </w:r>
        <w:r w:rsidRPr="006B5A5B">
          <w:rPr>
            <w:rFonts w:ascii="Calibri" w:hAnsi="Calibri" w:cs="Calibri"/>
            <w:color w:val="000000"/>
            <w:sz w:val="18"/>
            <w:szCs w:val="20"/>
          </w:rPr>
          <w:t xml:space="preserve"> dans le domaine Casinos : </w:t>
        </w:r>
      </w:ins>
    </w:p>
    <w:p w14:paraId="1A965A83" w14:textId="77777777" w:rsidR="001C2152" w:rsidRPr="006B5A5B" w:rsidRDefault="001C2152" w:rsidP="001C2152">
      <w:pPr>
        <w:pStyle w:val="Paragraphedeliste"/>
        <w:numPr>
          <w:ilvl w:val="0"/>
          <w:numId w:val="44"/>
        </w:numPr>
        <w:autoSpaceDE w:val="0"/>
        <w:autoSpaceDN w:val="0"/>
        <w:adjustRightInd w:val="0"/>
        <w:spacing w:after="0" w:line="288" w:lineRule="auto"/>
        <w:rPr>
          <w:ins w:id="248" w:author="Raymond Jeff (Nter)" w:date="2020-01-13T15:03:00Z"/>
          <w:rFonts w:ascii="Calibri" w:hAnsi="Calibri" w:cs="Calibri"/>
          <w:color w:val="000000"/>
          <w:sz w:val="18"/>
          <w:szCs w:val="20"/>
        </w:rPr>
      </w:pPr>
      <w:ins w:id="249" w:author="Raymond Jeff (Nter)" w:date="2020-01-13T15:03:00Z">
        <w:r w:rsidRPr="006B5A5B">
          <w:rPr>
            <w:rFonts w:ascii="Calibri" w:hAnsi="Calibri" w:cs="Calibri"/>
            <w:color w:val="000000"/>
            <w:sz w:val="18"/>
            <w:szCs w:val="20"/>
          </w:rPr>
          <w:t xml:space="preserve">Si le contexte du microservice est du même niveau que le secteur, le modèle de domaine du microservice </w:t>
        </w:r>
        <w:r>
          <w:rPr>
            <w:rFonts w:ascii="Calibri" w:hAnsi="Calibri" w:cs="Calibri"/>
            <w:color w:val="000000"/>
            <w:sz w:val="18"/>
            <w:szCs w:val="20"/>
          </w:rPr>
          <w:t xml:space="preserve">pourrait </w:t>
        </w:r>
        <w:r w:rsidRPr="006B5A5B">
          <w:rPr>
            <w:rFonts w:ascii="Calibri" w:hAnsi="Calibri" w:cs="Calibri"/>
            <w:color w:val="000000"/>
            <w:sz w:val="18"/>
            <w:szCs w:val="20"/>
          </w:rPr>
          <w:t>regroupe</w:t>
        </w:r>
        <w:r>
          <w:rPr>
            <w:rFonts w:ascii="Calibri" w:hAnsi="Calibri" w:cs="Calibri"/>
            <w:color w:val="000000"/>
            <w:sz w:val="18"/>
            <w:szCs w:val="20"/>
          </w:rPr>
          <w:t>r</w:t>
        </w:r>
        <w:r w:rsidRPr="006B5A5B">
          <w:rPr>
            <w:rFonts w:ascii="Calibri" w:hAnsi="Calibri" w:cs="Calibri"/>
            <w:color w:val="000000"/>
            <w:sz w:val="18"/>
            <w:szCs w:val="20"/>
          </w:rPr>
          <w:t xml:space="preserve"> alors toutes les entités qui décrivent les différents contextes du secteur :</w:t>
        </w:r>
      </w:ins>
    </w:p>
    <w:p w14:paraId="151B11C9" w14:textId="77777777" w:rsidR="001C2152" w:rsidRPr="006B5A5B" w:rsidRDefault="001C2152" w:rsidP="001C2152">
      <w:pPr>
        <w:pStyle w:val="Paragraphedeliste"/>
        <w:numPr>
          <w:ilvl w:val="1"/>
          <w:numId w:val="44"/>
        </w:numPr>
        <w:autoSpaceDE w:val="0"/>
        <w:autoSpaceDN w:val="0"/>
        <w:adjustRightInd w:val="0"/>
        <w:spacing w:after="0" w:line="288" w:lineRule="auto"/>
        <w:rPr>
          <w:ins w:id="250" w:author="Raymond Jeff (Nter)" w:date="2020-01-13T15:03:00Z"/>
          <w:rFonts w:ascii="Calibri" w:hAnsi="Calibri" w:cs="Calibri"/>
          <w:color w:val="000000"/>
          <w:sz w:val="18"/>
          <w:szCs w:val="20"/>
        </w:rPr>
      </w:pPr>
      <w:ins w:id="251" w:author="Raymond Jeff (Nter)" w:date="2020-01-13T15:03:00Z">
        <w:r w:rsidRPr="007C20C6">
          <w:rPr>
            <w:rFonts w:ascii="Calibri" w:hAnsi="Calibri" w:cs="Calibri"/>
            <w:color w:val="C45911" w:themeColor="accent2" w:themeShade="BF"/>
            <w:sz w:val="18"/>
            <w:szCs w:val="20"/>
            <w:u w:val="single"/>
          </w:rPr>
          <w:t>Profil</w:t>
        </w:r>
        <w:r w:rsidRPr="007C20C6">
          <w:rPr>
            <w:rFonts w:ascii="Calibri" w:hAnsi="Calibri" w:cs="Calibri"/>
            <w:color w:val="C45911" w:themeColor="accent2" w:themeShade="BF"/>
            <w:sz w:val="18"/>
            <w:szCs w:val="20"/>
          </w:rPr>
          <w:t xml:space="preserve"> </w:t>
        </w:r>
        <w:r w:rsidRPr="006B5A5B">
          <w:rPr>
            <w:rFonts w:ascii="Calibri" w:hAnsi="Calibri" w:cs="Calibri"/>
            <w:color w:val="000000"/>
            <w:sz w:val="18"/>
            <w:szCs w:val="20"/>
          </w:rPr>
          <w:t>du client (informations nominatives, adresses, téléphones, attributs, préférences, segments, etc.)</w:t>
        </w:r>
      </w:ins>
    </w:p>
    <w:p w14:paraId="4A85F65B" w14:textId="77777777" w:rsidR="001C2152" w:rsidRPr="006B5A5B" w:rsidRDefault="001C2152" w:rsidP="001C2152">
      <w:pPr>
        <w:pStyle w:val="Paragraphedeliste"/>
        <w:numPr>
          <w:ilvl w:val="1"/>
          <w:numId w:val="44"/>
        </w:numPr>
        <w:autoSpaceDE w:val="0"/>
        <w:autoSpaceDN w:val="0"/>
        <w:adjustRightInd w:val="0"/>
        <w:spacing w:after="0" w:line="288" w:lineRule="auto"/>
        <w:rPr>
          <w:ins w:id="252" w:author="Raymond Jeff (Nter)" w:date="2020-01-13T15:03:00Z"/>
          <w:rFonts w:ascii="Calibri" w:hAnsi="Calibri" w:cs="Calibri"/>
          <w:color w:val="000000"/>
          <w:sz w:val="18"/>
          <w:szCs w:val="20"/>
        </w:rPr>
      </w:pPr>
      <w:ins w:id="253" w:author="Raymond Jeff (Nter)" w:date="2020-01-13T15:03:00Z">
        <w:r w:rsidRPr="007C20C6">
          <w:rPr>
            <w:rFonts w:ascii="Calibri" w:hAnsi="Calibri" w:cs="Calibri"/>
            <w:color w:val="C45911" w:themeColor="accent2" w:themeShade="BF"/>
            <w:sz w:val="18"/>
            <w:szCs w:val="20"/>
            <w:u w:val="single"/>
          </w:rPr>
          <w:t>Activités</w:t>
        </w:r>
        <w:r w:rsidRPr="007C20C6">
          <w:rPr>
            <w:rFonts w:ascii="Calibri" w:hAnsi="Calibri" w:cs="Calibri"/>
            <w:color w:val="C45911" w:themeColor="accent2" w:themeShade="BF"/>
            <w:sz w:val="18"/>
            <w:szCs w:val="20"/>
          </w:rPr>
          <w:t xml:space="preserve"> </w:t>
        </w:r>
        <w:r w:rsidRPr="006B5A5B">
          <w:rPr>
            <w:rFonts w:ascii="Calibri" w:hAnsi="Calibri" w:cs="Calibri"/>
            <w:color w:val="000000"/>
            <w:sz w:val="18"/>
            <w:szCs w:val="20"/>
          </w:rPr>
          <w:t>du client (parcours, jeux, achats, remises, etc.)</w:t>
        </w:r>
      </w:ins>
    </w:p>
    <w:p w14:paraId="1048CC97" w14:textId="77777777" w:rsidR="001C2152" w:rsidRPr="006B5A5B" w:rsidRDefault="001C2152" w:rsidP="001C2152">
      <w:pPr>
        <w:pStyle w:val="Paragraphedeliste"/>
        <w:numPr>
          <w:ilvl w:val="1"/>
          <w:numId w:val="44"/>
        </w:numPr>
        <w:autoSpaceDE w:val="0"/>
        <w:autoSpaceDN w:val="0"/>
        <w:adjustRightInd w:val="0"/>
        <w:spacing w:after="0" w:line="288" w:lineRule="auto"/>
        <w:rPr>
          <w:ins w:id="254" w:author="Raymond Jeff (Nter)" w:date="2020-01-13T15:03:00Z"/>
          <w:rFonts w:ascii="Calibri" w:hAnsi="Calibri" w:cs="Calibri"/>
          <w:color w:val="000000"/>
          <w:sz w:val="18"/>
          <w:szCs w:val="20"/>
        </w:rPr>
      </w:pPr>
      <w:ins w:id="255"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inscriptions</w:t>
        </w:r>
        <w:r w:rsidRPr="007C20C6">
          <w:rPr>
            <w:rFonts w:ascii="Calibri" w:hAnsi="Calibri" w:cs="Calibri"/>
            <w:color w:val="C45911" w:themeColor="accent2" w:themeShade="BF"/>
            <w:sz w:val="18"/>
            <w:szCs w:val="20"/>
          </w:rPr>
          <w:t xml:space="preserve"> </w:t>
        </w:r>
        <w:r w:rsidRPr="006B5A5B">
          <w:rPr>
            <w:rFonts w:ascii="Calibri" w:hAnsi="Calibri" w:cs="Calibri"/>
            <w:color w:val="000000"/>
            <w:sz w:val="18"/>
            <w:szCs w:val="20"/>
          </w:rPr>
          <w:t>du client (Jeu en ligne, abonnement loterie, jeu responsable, auto-exclusion, Casino Privilèges, clubs, etc.)</w:t>
        </w:r>
      </w:ins>
    </w:p>
    <w:p w14:paraId="53DD73ED" w14:textId="77777777" w:rsidR="001C2152" w:rsidRPr="006B5A5B" w:rsidRDefault="001C2152" w:rsidP="001C2152">
      <w:pPr>
        <w:pStyle w:val="Paragraphedeliste"/>
        <w:numPr>
          <w:ilvl w:val="1"/>
          <w:numId w:val="44"/>
        </w:numPr>
        <w:autoSpaceDE w:val="0"/>
        <w:autoSpaceDN w:val="0"/>
        <w:adjustRightInd w:val="0"/>
        <w:spacing w:after="0" w:line="288" w:lineRule="auto"/>
        <w:rPr>
          <w:ins w:id="256" w:author="Raymond Jeff (Nter)" w:date="2020-01-13T15:03:00Z"/>
          <w:rFonts w:ascii="Calibri" w:hAnsi="Calibri" w:cs="Calibri"/>
          <w:color w:val="000000"/>
          <w:sz w:val="18"/>
          <w:szCs w:val="20"/>
        </w:rPr>
      </w:pPr>
      <w:ins w:id="257"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comptes</w:t>
        </w:r>
        <w:r w:rsidRPr="007C20C6">
          <w:rPr>
            <w:rFonts w:ascii="Calibri" w:hAnsi="Calibri" w:cs="Calibri"/>
            <w:color w:val="C45911" w:themeColor="accent2" w:themeShade="BF"/>
            <w:sz w:val="18"/>
            <w:szCs w:val="20"/>
          </w:rPr>
          <w:t xml:space="preserve"> </w:t>
        </w:r>
        <w:r w:rsidRPr="006B5A5B">
          <w:rPr>
            <w:rFonts w:ascii="Calibri" w:hAnsi="Calibri" w:cs="Calibri"/>
            <w:color w:val="000000"/>
            <w:sz w:val="18"/>
            <w:szCs w:val="20"/>
          </w:rPr>
          <w:t>du client (points, argent virtuel, argent monnayable, etc.)</w:t>
        </w:r>
      </w:ins>
    </w:p>
    <w:p w14:paraId="71B53857" w14:textId="77777777" w:rsidR="001C2152" w:rsidRPr="006B5A5B" w:rsidRDefault="001C2152" w:rsidP="001C2152">
      <w:pPr>
        <w:pStyle w:val="Paragraphedeliste"/>
        <w:numPr>
          <w:ilvl w:val="1"/>
          <w:numId w:val="44"/>
        </w:numPr>
        <w:autoSpaceDE w:val="0"/>
        <w:autoSpaceDN w:val="0"/>
        <w:adjustRightInd w:val="0"/>
        <w:spacing w:after="0" w:line="288" w:lineRule="auto"/>
        <w:rPr>
          <w:ins w:id="258" w:author="Raymond Jeff (Nter)" w:date="2020-01-13T15:03:00Z"/>
          <w:rFonts w:ascii="Calibri" w:hAnsi="Calibri" w:cs="Calibri"/>
          <w:color w:val="000000"/>
          <w:sz w:val="18"/>
          <w:szCs w:val="20"/>
        </w:rPr>
      </w:pPr>
      <w:ins w:id="259"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services et support</w:t>
        </w:r>
        <w:r w:rsidRPr="007C20C6">
          <w:rPr>
            <w:rFonts w:ascii="Calibri" w:hAnsi="Calibri" w:cs="Calibri"/>
            <w:color w:val="C45911" w:themeColor="accent2" w:themeShade="BF"/>
            <w:sz w:val="18"/>
            <w:szCs w:val="20"/>
          </w:rPr>
          <w:t xml:space="preserve"> </w:t>
        </w:r>
        <w:r>
          <w:rPr>
            <w:rFonts w:ascii="Calibri" w:hAnsi="Calibri" w:cs="Calibri"/>
            <w:color w:val="000000"/>
            <w:sz w:val="18"/>
            <w:szCs w:val="20"/>
          </w:rPr>
          <w:t xml:space="preserve">offerts </w:t>
        </w:r>
        <w:r w:rsidRPr="006B5A5B">
          <w:rPr>
            <w:rFonts w:ascii="Calibri" w:hAnsi="Calibri" w:cs="Calibri"/>
            <w:color w:val="000000"/>
            <w:sz w:val="18"/>
            <w:szCs w:val="20"/>
          </w:rPr>
          <w:t>au client (requêtes, plaintes, communications, etc.)</w:t>
        </w:r>
      </w:ins>
    </w:p>
    <w:p w14:paraId="503F5B5D" w14:textId="77777777" w:rsidR="001C2152" w:rsidRPr="006B5A5B" w:rsidRDefault="001C2152" w:rsidP="001C2152">
      <w:pPr>
        <w:pStyle w:val="Paragraphedeliste"/>
        <w:numPr>
          <w:ilvl w:val="1"/>
          <w:numId w:val="44"/>
        </w:numPr>
        <w:autoSpaceDE w:val="0"/>
        <w:autoSpaceDN w:val="0"/>
        <w:adjustRightInd w:val="0"/>
        <w:spacing w:after="0" w:line="288" w:lineRule="auto"/>
        <w:rPr>
          <w:ins w:id="260" w:author="Raymond Jeff (Nter)" w:date="2020-01-13T15:03:00Z"/>
          <w:rFonts w:ascii="Calibri" w:hAnsi="Calibri" w:cs="Calibri"/>
          <w:color w:val="000000"/>
          <w:sz w:val="18"/>
          <w:szCs w:val="20"/>
        </w:rPr>
      </w:pPr>
      <w:ins w:id="261" w:author="Raymond Jeff (Nter)" w:date="2020-01-13T15:03:00Z">
        <w:r w:rsidRPr="006B5A5B">
          <w:rPr>
            <w:rFonts w:ascii="Calibri" w:hAnsi="Calibri" w:cs="Calibri"/>
            <w:color w:val="000000"/>
            <w:sz w:val="18"/>
            <w:szCs w:val="20"/>
          </w:rPr>
          <w:t>Etc.</w:t>
        </w:r>
      </w:ins>
    </w:p>
    <w:p w14:paraId="29A0DF12" w14:textId="77777777" w:rsidR="001C2152" w:rsidRPr="006B5A5B" w:rsidRDefault="001C2152" w:rsidP="001C2152">
      <w:pPr>
        <w:pStyle w:val="Paragraphedeliste"/>
        <w:autoSpaceDE w:val="0"/>
        <w:autoSpaceDN w:val="0"/>
        <w:adjustRightInd w:val="0"/>
        <w:spacing w:after="0" w:line="288" w:lineRule="auto"/>
        <w:rPr>
          <w:ins w:id="262" w:author="Raymond Jeff (Nter)" w:date="2020-01-13T15:03:00Z"/>
          <w:rFonts w:ascii="Calibri" w:hAnsi="Calibri" w:cs="Calibri"/>
          <w:color w:val="000000"/>
          <w:sz w:val="18"/>
          <w:szCs w:val="20"/>
        </w:rPr>
      </w:pPr>
      <w:ins w:id="263" w:author="Raymond Jeff (Nter)" w:date="2020-01-13T15:03:00Z">
        <w:r w:rsidRPr="006B5A5B">
          <w:rPr>
            <w:rFonts w:ascii="Calibri" w:hAnsi="Calibri" w:cs="Calibri"/>
            <w:color w:val="000000"/>
            <w:sz w:val="18"/>
            <w:szCs w:val="20"/>
          </w:rPr>
          <w:t xml:space="preserve">Un microservice qui aurait pour mandat de gérer et d’exposer toutes ces données aurait un modèle de domaine vaste et complexe et serait alors peu granulaire </w:t>
        </w:r>
        <w:r w:rsidRPr="007C20C6">
          <w:rPr>
            <w:rFonts w:ascii="Calibri" w:hAnsi="Calibri" w:cs="Calibri"/>
            <w:b/>
            <w:color w:val="FF0000"/>
            <w:sz w:val="18"/>
            <w:szCs w:val="20"/>
          </w:rPr>
          <w:t>(granularité +)</w:t>
        </w:r>
        <w:r>
          <w:rPr>
            <w:rFonts w:ascii="Calibri" w:hAnsi="Calibri" w:cs="Calibri"/>
            <w:color w:val="000000"/>
            <w:sz w:val="18"/>
            <w:szCs w:val="20"/>
          </w:rPr>
          <w:t>.</w:t>
        </w:r>
      </w:ins>
    </w:p>
    <w:p w14:paraId="1B9A78AD" w14:textId="77777777" w:rsidR="001C2152" w:rsidRPr="006B5A5B" w:rsidRDefault="001C2152" w:rsidP="001C2152">
      <w:pPr>
        <w:pStyle w:val="Paragraphedeliste"/>
        <w:autoSpaceDE w:val="0"/>
        <w:autoSpaceDN w:val="0"/>
        <w:adjustRightInd w:val="0"/>
        <w:spacing w:after="0" w:line="288" w:lineRule="auto"/>
        <w:rPr>
          <w:ins w:id="264" w:author="Raymond Jeff (Nter)" w:date="2020-01-13T15:03:00Z"/>
          <w:rFonts w:ascii="Calibri" w:hAnsi="Calibri" w:cs="Calibri"/>
          <w:color w:val="000000"/>
          <w:sz w:val="18"/>
          <w:szCs w:val="20"/>
        </w:rPr>
      </w:pPr>
    </w:p>
    <w:p w14:paraId="10145519" w14:textId="77777777" w:rsidR="001C2152" w:rsidRPr="006B5A5B" w:rsidRDefault="001C2152" w:rsidP="001C2152">
      <w:pPr>
        <w:pStyle w:val="Paragraphedeliste"/>
        <w:numPr>
          <w:ilvl w:val="0"/>
          <w:numId w:val="44"/>
        </w:numPr>
        <w:autoSpaceDE w:val="0"/>
        <w:autoSpaceDN w:val="0"/>
        <w:adjustRightInd w:val="0"/>
        <w:spacing w:after="0" w:line="288" w:lineRule="auto"/>
        <w:rPr>
          <w:ins w:id="265" w:author="Raymond Jeff (Nter)" w:date="2020-01-13T15:03:00Z"/>
          <w:rFonts w:ascii="Calibri" w:hAnsi="Calibri" w:cs="Calibri"/>
          <w:color w:val="000000"/>
          <w:sz w:val="18"/>
          <w:szCs w:val="20"/>
        </w:rPr>
      </w:pPr>
      <w:ins w:id="266" w:author="Raymond Jeff (Nter)" w:date="2020-01-13T15:03:00Z">
        <w:r w:rsidRPr="006B5A5B">
          <w:rPr>
            <w:rFonts w:ascii="Calibri" w:hAnsi="Calibri" w:cs="Calibri"/>
            <w:color w:val="000000"/>
            <w:sz w:val="18"/>
            <w:szCs w:val="20"/>
          </w:rPr>
          <w:t xml:space="preserve">Si le contexte du microservice est à un niveau inférieur, par exemple au niveau du </w:t>
        </w:r>
        <w:r w:rsidRPr="00CF6C06">
          <w:rPr>
            <w:rFonts w:ascii="Calibri" w:hAnsi="Calibri" w:cs="Calibri"/>
            <w:b/>
            <w:color w:val="000000"/>
            <w:sz w:val="18"/>
            <w:szCs w:val="20"/>
            <w:u w:val="single"/>
          </w:rPr>
          <w:t>profil du client</w:t>
        </w:r>
        <w:r w:rsidRPr="006B5A5B">
          <w:rPr>
            <w:rFonts w:ascii="Calibri" w:hAnsi="Calibri" w:cs="Calibri"/>
            <w:color w:val="000000"/>
            <w:sz w:val="18"/>
            <w:szCs w:val="20"/>
          </w:rPr>
          <w:t>, le modèle de domaine pourrait alors regrouper typiquement l’information suivante :</w:t>
        </w:r>
      </w:ins>
    </w:p>
    <w:p w14:paraId="77116829" w14:textId="77777777" w:rsidR="001C2152" w:rsidRPr="006B5A5B" w:rsidRDefault="001C2152" w:rsidP="001C2152">
      <w:pPr>
        <w:pStyle w:val="Paragraphedeliste"/>
        <w:numPr>
          <w:ilvl w:val="1"/>
          <w:numId w:val="44"/>
        </w:numPr>
        <w:autoSpaceDE w:val="0"/>
        <w:autoSpaceDN w:val="0"/>
        <w:adjustRightInd w:val="0"/>
        <w:spacing w:after="0" w:line="288" w:lineRule="auto"/>
        <w:rPr>
          <w:ins w:id="267" w:author="Raymond Jeff (Nter)" w:date="2020-01-13T15:03:00Z"/>
          <w:rFonts w:ascii="Calibri" w:hAnsi="Calibri" w:cs="Calibri"/>
          <w:color w:val="000000"/>
          <w:sz w:val="18"/>
          <w:szCs w:val="20"/>
        </w:rPr>
      </w:pPr>
      <w:ins w:id="268" w:author="Raymond Jeff (Nter)" w:date="2020-01-13T15:03:00Z">
        <w:r w:rsidRPr="006B5A5B">
          <w:rPr>
            <w:rFonts w:ascii="Calibri" w:hAnsi="Calibri" w:cs="Calibri"/>
            <w:color w:val="000000"/>
            <w:sz w:val="18"/>
            <w:szCs w:val="20"/>
          </w:rPr>
          <w:t xml:space="preserve">Le </w:t>
        </w:r>
        <w:r w:rsidRPr="007C20C6">
          <w:rPr>
            <w:rFonts w:ascii="Calibri" w:hAnsi="Calibri" w:cs="Calibri"/>
            <w:color w:val="C45911" w:themeColor="accent2" w:themeShade="BF"/>
            <w:sz w:val="18"/>
            <w:szCs w:val="20"/>
            <w:u w:val="single"/>
          </w:rPr>
          <w:t>nominatif</w:t>
        </w:r>
        <w:r w:rsidRPr="007C20C6">
          <w:rPr>
            <w:rFonts w:ascii="Calibri" w:hAnsi="Calibri" w:cs="Calibri"/>
            <w:color w:val="C45911" w:themeColor="accent2" w:themeShade="BF"/>
            <w:sz w:val="18"/>
            <w:szCs w:val="20"/>
          </w:rPr>
          <w:t xml:space="preserve"> </w:t>
        </w:r>
        <w:r w:rsidRPr="006B5A5B">
          <w:rPr>
            <w:rFonts w:ascii="Calibri" w:hAnsi="Calibri" w:cs="Calibri"/>
            <w:color w:val="000000"/>
            <w:sz w:val="18"/>
            <w:szCs w:val="20"/>
          </w:rPr>
          <w:t>du client ; ce qui est typiquement non spécifiques au contexte de LQ comme le nom, prénom, date de naissance, sexe, langue parlée, langue de communication, etc.</w:t>
        </w:r>
      </w:ins>
    </w:p>
    <w:p w14:paraId="71D5E30E" w14:textId="77777777" w:rsidR="001C2152" w:rsidRPr="006B5A5B" w:rsidRDefault="001C2152" w:rsidP="001C2152">
      <w:pPr>
        <w:pStyle w:val="Paragraphedeliste"/>
        <w:numPr>
          <w:ilvl w:val="1"/>
          <w:numId w:val="44"/>
        </w:numPr>
        <w:autoSpaceDE w:val="0"/>
        <w:autoSpaceDN w:val="0"/>
        <w:adjustRightInd w:val="0"/>
        <w:spacing w:after="0" w:line="288" w:lineRule="auto"/>
        <w:rPr>
          <w:ins w:id="269" w:author="Raymond Jeff (Nter)" w:date="2020-01-13T15:03:00Z"/>
          <w:rFonts w:ascii="Calibri" w:hAnsi="Calibri" w:cs="Calibri"/>
          <w:color w:val="000000"/>
          <w:sz w:val="18"/>
          <w:szCs w:val="20"/>
        </w:rPr>
      </w:pPr>
      <w:ins w:id="270"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coordonnées</w:t>
        </w:r>
        <w:r w:rsidRPr="007C20C6">
          <w:rPr>
            <w:rFonts w:ascii="Calibri" w:hAnsi="Calibri" w:cs="Calibri"/>
            <w:color w:val="C45911" w:themeColor="accent2" w:themeShade="BF"/>
            <w:sz w:val="18"/>
            <w:szCs w:val="20"/>
          </w:rPr>
          <w:t xml:space="preserve"> </w:t>
        </w:r>
        <w:r w:rsidRPr="006B5A5B">
          <w:rPr>
            <w:rFonts w:ascii="Calibri" w:hAnsi="Calibri" w:cs="Calibri"/>
            <w:color w:val="000000"/>
            <w:sz w:val="18"/>
            <w:szCs w:val="20"/>
          </w:rPr>
          <w:t>du client (ex. adresses, téléphones, courriels, numéros en cas d’urgence, etc.)</w:t>
        </w:r>
      </w:ins>
    </w:p>
    <w:p w14:paraId="35747B29" w14:textId="77777777" w:rsidR="001C2152" w:rsidRPr="006B5A5B" w:rsidRDefault="001C2152" w:rsidP="001C2152">
      <w:pPr>
        <w:pStyle w:val="Paragraphedeliste"/>
        <w:numPr>
          <w:ilvl w:val="1"/>
          <w:numId w:val="44"/>
        </w:numPr>
        <w:autoSpaceDE w:val="0"/>
        <w:autoSpaceDN w:val="0"/>
        <w:adjustRightInd w:val="0"/>
        <w:spacing w:after="0" w:line="288" w:lineRule="auto"/>
        <w:rPr>
          <w:ins w:id="271" w:author="Raymond Jeff (Nter)" w:date="2020-01-13T15:03:00Z"/>
          <w:rFonts w:ascii="Calibri" w:hAnsi="Calibri" w:cs="Calibri"/>
          <w:color w:val="000000"/>
          <w:sz w:val="18"/>
          <w:szCs w:val="20"/>
        </w:rPr>
      </w:pPr>
      <w:ins w:id="272"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attributs</w:t>
        </w:r>
        <w:r w:rsidRPr="007C20C6">
          <w:rPr>
            <w:rFonts w:ascii="Calibri" w:hAnsi="Calibri" w:cs="Calibri"/>
            <w:color w:val="C45911" w:themeColor="accent2" w:themeShade="BF"/>
            <w:sz w:val="18"/>
            <w:szCs w:val="20"/>
          </w:rPr>
          <w:t xml:space="preserve"> </w:t>
        </w:r>
        <w:r w:rsidRPr="006B5A5B">
          <w:rPr>
            <w:rFonts w:ascii="Calibri" w:hAnsi="Calibri" w:cs="Calibri"/>
            <w:color w:val="000000"/>
            <w:sz w:val="18"/>
            <w:szCs w:val="20"/>
          </w:rPr>
          <w:t xml:space="preserve">du client qui sont spécifiques au contexte de LQ (ex. accès interdit, </w:t>
        </w:r>
        <w:r>
          <w:rPr>
            <w:rFonts w:ascii="Calibri" w:hAnsi="Calibri" w:cs="Calibri"/>
            <w:color w:val="000000"/>
            <w:sz w:val="18"/>
            <w:szCs w:val="20"/>
          </w:rPr>
          <w:t>sous surveillance, fusionné, etc.)</w:t>
        </w:r>
      </w:ins>
    </w:p>
    <w:p w14:paraId="50A59D19" w14:textId="77777777" w:rsidR="001C2152" w:rsidRPr="006B5A5B" w:rsidRDefault="001C2152" w:rsidP="001C2152">
      <w:pPr>
        <w:pStyle w:val="Paragraphedeliste"/>
        <w:numPr>
          <w:ilvl w:val="1"/>
          <w:numId w:val="44"/>
        </w:numPr>
        <w:autoSpaceDE w:val="0"/>
        <w:autoSpaceDN w:val="0"/>
        <w:adjustRightInd w:val="0"/>
        <w:spacing w:after="0" w:line="288" w:lineRule="auto"/>
        <w:rPr>
          <w:ins w:id="273" w:author="Raymond Jeff (Nter)" w:date="2020-01-13T15:03:00Z"/>
          <w:rFonts w:ascii="Calibri" w:hAnsi="Calibri" w:cs="Calibri"/>
          <w:color w:val="000000"/>
          <w:sz w:val="18"/>
          <w:szCs w:val="20"/>
        </w:rPr>
      </w:pPr>
      <w:ins w:id="274"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préférences</w:t>
        </w:r>
        <w:r w:rsidRPr="007C20C6">
          <w:rPr>
            <w:rFonts w:ascii="Calibri" w:hAnsi="Calibri" w:cs="Calibri"/>
            <w:color w:val="C45911" w:themeColor="accent2" w:themeShade="BF"/>
            <w:sz w:val="18"/>
            <w:szCs w:val="20"/>
          </w:rPr>
          <w:t xml:space="preserve"> </w:t>
        </w:r>
        <w:r w:rsidRPr="006B5A5B">
          <w:rPr>
            <w:rFonts w:ascii="Calibri" w:hAnsi="Calibri" w:cs="Calibri"/>
            <w:color w:val="000000"/>
            <w:sz w:val="18"/>
            <w:szCs w:val="20"/>
          </w:rPr>
          <w:t>du client (type de jeu préféré, casino préféré, breuvage ou restaurant préféré, courriel confidentiel, etc.)</w:t>
        </w:r>
      </w:ins>
    </w:p>
    <w:p w14:paraId="7C88B3AD" w14:textId="77777777" w:rsidR="001C2152" w:rsidRPr="006B5A5B" w:rsidRDefault="001C2152" w:rsidP="001C2152">
      <w:pPr>
        <w:pStyle w:val="Paragraphedeliste"/>
        <w:numPr>
          <w:ilvl w:val="1"/>
          <w:numId w:val="44"/>
        </w:numPr>
        <w:autoSpaceDE w:val="0"/>
        <w:autoSpaceDN w:val="0"/>
        <w:adjustRightInd w:val="0"/>
        <w:spacing w:after="0" w:line="288" w:lineRule="auto"/>
        <w:rPr>
          <w:ins w:id="275" w:author="Raymond Jeff (Nter)" w:date="2020-01-13T15:03:00Z"/>
          <w:rFonts w:ascii="Calibri" w:hAnsi="Calibri" w:cs="Calibri"/>
          <w:color w:val="000000"/>
          <w:sz w:val="18"/>
          <w:szCs w:val="20"/>
        </w:rPr>
      </w:pPr>
      <w:ins w:id="276" w:author="Raymond Jeff (Nter)" w:date="2020-01-13T15:03:00Z">
        <w:r w:rsidRPr="006B5A5B">
          <w:rPr>
            <w:rFonts w:ascii="Calibri" w:hAnsi="Calibri" w:cs="Calibri"/>
            <w:color w:val="000000"/>
            <w:sz w:val="18"/>
            <w:szCs w:val="20"/>
          </w:rPr>
          <w:t xml:space="preserve">La </w:t>
        </w:r>
        <w:r w:rsidRPr="007C20C6">
          <w:rPr>
            <w:rFonts w:ascii="Calibri" w:hAnsi="Calibri" w:cs="Calibri"/>
            <w:color w:val="C45911" w:themeColor="accent2" w:themeShade="BF"/>
            <w:sz w:val="18"/>
            <w:szCs w:val="20"/>
            <w:u w:val="single"/>
          </w:rPr>
          <w:t>segmentation</w:t>
        </w:r>
        <w:r w:rsidRPr="007C20C6">
          <w:rPr>
            <w:rFonts w:ascii="Calibri" w:hAnsi="Calibri" w:cs="Calibri"/>
            <w:color w:val="C45911" w:themeColor="accent2" w:themeShade="BF"/>
            <w:sz w:val="18"/>
            <w:szCs w:val="20"/>
          </w:rPr>
          <w:t xml:space="preserve"> </w:t>
        </w:r>
        <w:r w:rsidRPr="006B5A5B">
          <w:rPr>
            <w:rFonts w:ascii="Calibri" w:hAnsi="Calibri" w:cs="Calibri"/>
            <w:color w:val="000000"/>
            <w:sz w:val="18"/>
            <w:szCs w:val="20"/>
          </w:rPr>
          <w:t>du client</w:t>
        </w:r>
      </w:ins>
    </w:p>
    <w:p w14:paraId="2361EDC2" w14:textId="77777777" w:rsidR="001C2152" w:rsidRPr="006B5A5B" w:rsidRDefault="001C2152" w:rsidP="001C2152">
      <w:pPr>
        <w:pStyle w:val="Paragraphedeliste"/>
        <w:numPr>
          <w:ilvl w:val="1"/>
          <w:numId w:val="44"/>
        </w:numPr>
        <w:autoSpaceDE w:val="0"/>
        <w:autoSpaceDN w:val="0"/>
        <w:adjustRightInd w:val="0"/>
        <w:spacing w:after="0" w:line="288" w:lineRule="auto"/>
        <w:rPr>
          <w:ins w:id="277" w:author="Raymond Jeff (Nter)" w:date="2020-01-13T15:03:00Z"/>
          <w:rFonts w:ascii="Calibri" w:hAnsi="Calibri" w:cs="Calibri"/>
          <w:color w:val="000000"/>
          <w:sz w:val="18"/>
          <w:szCs w:val="20"/>
        </w:rPr>
      </w:pPr>
      <w:ins w:id="278" w:author="Raymond Jeff (Nter)" w:date="2020-01-13T15:03:00Z">
        <w:r w:rsidRPr="006B5A5B">
          <w:rPr>
            <w:rFonts w:ascii="Calibri" w:hAnsi="Calibri" w:cs="Calibri"/>
            <w:color w:val="000000"/>
            <w:sz w:val="18"/>
            <w:szCs w:val="20"/>
            <w:u w:val="single"/>
          </w:rPr>
          <w:t>E</w:t>
        </w:r>
        <w:r w:rsidRPr="006B5A5B">
          <w:rPr>
            <w:rFonts w:ascii="Calibri" w:hAnsi="Calibri" w:cs="Calibri"/>
            <w:color w:val="000000"/>
            <w:sz w:val="18"/>
            <w:szCs w:val="20"/>
          </w:rPr>
          <w:t>tc.</w:t>
        </w:r>
      </w:ins>
    </w:p>
    <w:p w14:paraId="7EEAF354" w14:textId="77777777" w:rsidR="001C2152" w:rsidRPr="006B5A5B" w:rsidRDefault="001C2152" w:rsidP="001C2152">
      <w:pPr>
        <w:pStyle w:val="Paragraphedeliste"/>
        <w:autoSpaceDE w:val="0"/>
        <w:autoSpaceDN w:val="0"/>
        <w:adjustRightInd w:val="0"/>
        <w:spacing w:after="0" w:line="288" w:lineRule="auto"/>
        <w:rPr>
          <w:ins w:id="279" w:author="Raymond Jeff (Nter)" w:date="2020-01-13T15:03:00Z"/>
          <w:rFonts w:ascii="Calibri" w:hAnsi="Calibri" w:cs="Calibri"/>
          <w:color w:val="000000"/>
          <w:sz w:val="18"/>
          <w:szCs w:val="20"/>
        </w:rPr>
      </w:pPr>
      <w:ins w:id="280" w:author="Raymond Jeff (Nter)" w:date="2020-01-13T15:03:00Z">
        <w:r w:rsidRPr="006B5A5B">
          <w:rPr>
            <w:rFonts w:ascii="Calibri" w:hAnsi="Calibri" w:cs="Calibri"/>
            <w:color w:val="000000"/>
            <w:sz w:val="18"/>
            <w:szCs w:val="20"/>
          </w:rPr>
          <w:t xml:space="preserve">Un microservice qui aurait pour mandat de gérer et d’exposer toutes ces données aurait un modèle de domaine de moindre envergure que le précédent et serait alors plus granulaire </w:t>
        </w:r>
        <w:r w:rsidRPr="007C20C6">
          <w:rPr>
            <w:rFonts w:ascii="Calibri" w:hAnsi="Calibri" w:cs="Calibri"/>
            <w:b/>
            <w:color w:val="FF0000"/>
            <w:sz w:val="18"/>
            <w:szCs w:val="20"/>
          </w:rPr>
          <w:t>(granularité ++)</w:t>
        </w:r>
        <w:r>
          <w:rPr>
            <w:rFonts w:ascii="Calibri" w:hAnsi="Calibri" w:cs="Calibri"/>
            <w:color w:val="000000"/>
            <w:sz w:val="18"/>
            <w:szCs w:val="20"/>
          </w:rPr>
          <w:t>.</w:t>
        </w:r>
      </w:ins>
    </w:p>
    <w:p w14:paraId="1685E524" w14:textId="77777777" w:rsidR="001C2152" w:rsidRPr="006B5A5B" w:rsidRDefault="001C2152" w:rsidP="001C2152">
      <w:pPr>
        <w:pStyle w:val="Paragraphedeliste"/>
        <w:autoSpaceDE w:val="0"/>
        <w:autoSpaceDN w:val="0"/>
        <w:adjustRightInd w:val="0"/>
        <w:spacing w:after="0" w:line="288" w:lineRule="auto"/>
        <w:rPr>
          <w:ins w:id="281" w:author="Raymond Jeff (Nter)" w:date="2020-01-13T15:03:00Z"/>
          <w:rFonts w:ascii="Calibri" w:hAnsi="Calibri" w:cs="Calibri"/>
          <w:color w:val="000000"/>
          <w:sz w:val="18"/>
          <w:szCs w:val="20"/>
        </w:rPr>
      </w:pPr>
    </w:p>
    <w:p w14:paraId="29B440DD" w14:textId="77777777" w:rsidR="001C2152" w:rsidRPr="006B5A5B" w:rsidRDefault="001C2152" w:rsidP="001C2152">
      <w:pPr>
        <w:pStyle w:val="Paragraphedeliste"/>
        <w:numPr>
          <w:ilvl w:val="0"/>
          <w:numId w:val="44"/>
        </w:numPr>
        <w:autoSpaceDE w:val="0"/>
        <w:autoSpaceDN w:val="0"/>
        <w:adjustRightInd w:val="0"/>
        <w:spacing w:after="0" w:line="288" w:lineRule="auto"/>
        <w:rPr>
          <w:ins w:id="282" w:author="Raymond Jeff (Nter)" w:date="2020-01-13T15:03:00Z"/>
          <w:rFonts w:ascii="Calibri" w:hAnsi="Calibri" w:cs="Calibri"/>
          <w:color w:val="000000"/>
          <w:sz w:val="18"/>
          <w:szCs w:val="20"/>
        </w:rPr>
      </w:pPr>
      <w:ins w:id="283" w:author="Raymond Jeff (Nter)" w:date="2020-01-13T15:03:00Z">
        <w:r w:rsidRPr="006B5A5B">
          <w:rPr>
            <w:rFonts w:ascii="Calibri" w:hAnsi="Calibri" w:cs="Calibri"/>
            <w:color w:val="000000"/>
            <w:sz w:val="18"/>
            <w:szCs w:val="20"/>
          </w:rPr>
          <w:t xml:space="preserve">Finalement, si le contexte du microservice est à un niveau encore plus précis, par exemple au niveau des </w:t>
        </w:r>
        <w:r w:rsidRPr="00CF6C06">
          <w:rPr>
            <w:rFonts w:ascii="Calibri" w:hAnsi="Calibri" w:cs="Calibri"/>
            <w:b/>
            <w:color w:val="000000"/>
            <w:sz w:val="18"/>
            <w:szCs w:val="20"/>
            <w:u w:val="single"/>
          </w:rPr>
          <w:t>coordonnées du profil du client</w:t>
        </w:r>
        <w:r w:rsidRPr="006B5A5B">
          <w:rPr>
            <w:rFonts w:ascii="Calibri" w:hAnsi="Calibri" w:cs="Calibri"/>
            <w:color w:val="000000"/>
            <w:sz w:val="18"/>
            <w:szCs w:val="20"/>
          </w:rPr>
          <w:t>, le modèle de domaine pourrait alors regrouper typiquement l’information suivante :</w:t>
        </w:r>
      </w:ins>
    </w:p>
    <w:p w14:paraId="03292D43" w14:textId="77777777" w:rsidR="001C2152" w:rsidRPr="006B5A5B" w:rsidRDefault="001C2152" w:rsidP="001C2152">
      <w:pPr>
        <w:pStyle w:val="Paragraphedeliste"/>
        <w:numPr>
          <w:ilvl w:val="1"/>
          <w:numId w:val="44"/>
        </w:numPr>
        <w:autoSpaceDE w:val="0"/>
        <w:autoSpaceDN w:val="0"/>
        <w:adjustRightInd w:val="0"/>
        <w:spacing w:after="0" w:line="288" w:lineRule="auto"/>
        <w:rPr>
          <w:ins w:id="284" w:author="Raymond Jeff (Nter)" w:date="2020-01-13T15:03:00Z"/>
          <w:rFonts w:ascii="Calibri" w:hAnsi="Calibri" w:cs="Calibri"/>
          <w:color w:val="000000"/>
          <w:sz w:val="18"/>
          <w:szCs w:val="20"/>
        </w:rPr>
      </w:pPr>
      <w:ins w:id="285"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adresses</w:t>
        </w:r>
        <w:r w:rsidRPr="007C20C6">
          <w:rPr>
            <w:rFonts w:ascii="Calibri" w:hAnsi="Calibri" w:cs="Calibri"/>
            <w:color w:val="C45911" w:themeColor="accent2" w:themeShade="BF"/>
            <w:sz w:val="18"/>
            <w:szCs w:val="20"/>
          </w:rPr>
          <w:t xml:space="preserve"> </w:t>
        </w:r>
        <w:r>
          <w:rPr>
            <w:rFonts w:ascii="Calibri" w:hAnsi="Calibri" w:cs="Calibri"/>
            <w:color w:val="000000"/>
            <w:sz w:val="18"/>
            <w:szCs w:val="20"/>
          </w:rPr>
          <w:t>du client</w:t>
        </w:r>
      </w:ins>
    </w:p>
    <w:p w14:paraId="5DBA280C" w14:textId="77777777" w:rsidR="001C2152" w:rsidRPr="006B5A5B" w:rsidRDefault="001C2152" w:rsidP="001C2152">
      <w:pPr>
        <w:pStyle w:val="Paragraphedeliste"/>
        <w:numPr>
          <w:ilvl w:val="1"/>
          <w:numId w:val="44"/>
        </w:numPr>
        <w:autoSpaceDE w:val="0"/>
        <w:autoSpaceDN w:val="0"/>
        <w:adjustRightInd w:val="0"/>
        <w:spacing w:after="0" w:line="288" w:lineRule="auto"/>
        <w:rPr>
          <w:ins w:id="286" w:author="Raymond Jeff (Nter)" w:date="2020-01-13T15:03:00Z"/>
          <w:rFonts w:ascii="Calibri" w:hAnsi="Calibri" w:cs="Calibri"/>
          <w:color w:val="000000"/>
          <w:sz w:val="18"/>
          <w:szCs w:val="20"/>
        </w:rPr>
      </w:pPr>
      <w:ins w:id="287"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téléphones</w:t>
        </w:r>
        <w:r w:rsidRPr="007C20C6">
          <w:rPr>
            <w:rFonts w:ascii="Calibri" w:hAnsi="Calibri" w:cs="Calibri"/>
            <w:color w:val="C45911" w:themeColor="accent2" w:themeShade="BF"/>
            <w:sz w:val="18"/>
            <w:szCs w:val="20"/>
          </w:rPr>
          <w:t xml:space="preserve"> </w:t>
        </w:r>
        <w:r>
          <w:rPr>
            <w:rFonts w:ascii="Calibri" w:hAnsi="Calibri" w:cs="Calibri"/>
            <w:color w:val="000000"/>
            <w:sz w:val="18"/>
            <w:szCs w:val="20"/>
          </w:rPr>
          <w:t>du client</w:t>
        </w:r>
      </w:ins>
    </w:p>
    <w:p w14:paraId="499F43DB" w14:textId="77777777" w:rsidR="001C2152" w:rsidRPr="006B5A5B" w:rsidRDefault="001C2152" w:rsidP="001C2152">
      <w:pPr>
        <w:pStyle w:val="Paragraphedeliste"/>
        <w:numPr>
          <w:ilvl w:val="1"/>
          <w:numId w:val="44"/>
        </w:numPr>
        <w:autoSpaceDE w:val="0"/>
        <w:autoSpaceDN w:val="0"/>
        <w:adjustRightInd w:val="0"/>
        <w:spacing w:after="0" w:line="288" w:lineRule="auto"/>
        <w:rPr>
          <w:ins w:id="288" w:author="Raymond Jeff (Nter)" w:date="2020-01-13T15:03:00Z"/>
          <w:rFonts w:ascii="Calibri" w:hAnsi="Calibri" w:cs="Calibri"/>
          <w:color w:val="000000"/>
          <w:sz w:val="18"/>
          <w:szCs w:val="20"/>
        </w:rPr>
      </w:pPr>
      <w:ins w:id="289"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courriels</w:t>
        </w:r>
        <w:r w:rsidRPr="007C20C6">
          <w:rPr>
            <w:rFonts w:ascii="Calibri" w:hAnsi="Calibri" w:cs="Calibri"/>
            <w:color w:val="C45911" w:themeColor="accent2" w:themeShade="BF"/>
            <w:sz w:val="18"/>
            <w:szCs w:val="20"/>
          </w:rPr>
          <w:t xml:space="preserve"> </w:t>
        </w:r>
        <w:r>
          <w:rPr>
            <w:rFonts w:ascii="Calibri" w:hAnsi="Calibri" w:cs="Calibri"/>
            <w:color w:val="000000"/>
            <w:sz w:val="18"/>
            <w:szCs w:val="20"/>
          </w:rPr>
          <w:t>du client</w:t>
        </w:r>
      </w:ins>
    </w:p>
    <w:p w14:paraId="7DFAFDD3" w14:textId="77777777" w:rsidR="001C2152" w:rsidRPr="006B5A5B" w:rsidRDefault="001C2152" w:rsidP="001C2152">
      <w:pPr>
        <w:pStyle w:val="Paragraphedeliste"/>
        <w:numPr>
          <w:ilvl w:val="1"/>
          <w:numId w:val="44"/>
        </w:numPr>
        <w:autoSpaceDE w:val="0"/>
        <w:autoSpaceDN w:val="0"/>
        <w:adjustRightInd w:val="0"/>
        <w:spacing w:after="0" w:line="288" w:lineRule="auto"/>
        <w:rPr>
          <w:ins w:id="290" w:author="Raymond Jeff (Nter)" w:date="2020-01-13T15:03:00Z"/>
          <w:rFonts w:ascii="Calibri" w:hAnsi="Calibri" w:cs="Calibri"/>
          <w:color w:val="000000"/>
          <w:sz w:val="18"/>
          <w:szCs w:val="20"/>
        </w:rPr>
      </w:pPr>
      <w:ins w:id="291"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courriels de récupération de compte</w:t>
        </w:r>
      </w:ins>
    </w:p>
    <w:p w14:paraId="20E87C9E" w14:textId="77777777" w:rsidR="001C2152" w:rsidRPr="006B5A5B" w:rsidRDefault="001C2152" w:rsidP="001C2152">
      <w:pPr>
        <w:pStyle w:val="Paragraphedeliste"/>
        <w:numPr>
          <w:ilvl w:val="1"/>
          <w:numId w:val="44"/>
        </w:numPr>
        <w:autoSpaceDE w:val="0"/>
        <w:autoSpaceDN w:val="0"/>
        <w:adjustRightInd w:val="0"/>
        <w:spacing w:after="0" w:line="288" w:lineRule="auto"/>
        <w:rPr>
          <w:ins w:id="292" w:author="Raymond Jeff (Nter)" w:date="2020-01-13T15:03:00Z"/>
          <w:rFonts w:ascii="Calibri" w:hAnsi="Calibri" w:cs="Calibri"/>
          <w:color w:val="000000"/>
          <w:sz w:val="18"/>
          <w:szCs w:val="20"/>
        </w:rPr>
      </w:pPr>
      <w:ins w:id="293" w:author="Raymond Jeff (Nter)" w:date="2020-01-13T15:03:00Z">
        <w:r w:rsidRPr="006B5A5B">
          <w:rPr>
            <w:rFonts w:ascii="Calibri" w:hAnsi="Calibri" w:cs="Calibri"/>
            <w:color w:val="000000"/>
            <w:sz w:val="18"/>
            <w:szCs w:val="20"/>
          </w:rPr>
          <w:t xml:space="preserve">Les </w:t>
        </w:r>
        <w:r w:rsidRPr="007C20C6">
          <w:rPr>
            <w:rFonts w:ascii="Calibri" w:hAnsi="Calibri" w:cs="Calibri"/>
            <w:color w:val="C45911" w:themeColor="accent2" w:themeShade="BF"/>
            <w:sz w:val="18"/>
            <w:szCs w:val="20"/>
            <w:u w:val="single"/>
          </w:rPr>
          <w:t>numéros de téléphones en cas d’urgence</w:t>
        </w:r>
      </w:ins>
    </w:p>
    <w:p w14:paraId="120181B5" w14:textId="77777777" w:rsidR="001C2152" w:rsidRPr="006B5A5B" w:rsidRDefault="001C2152" w:rsidP="001C2152">
      <w:pPr>
        <w:pStyle w:val="Paragraphedeliste"/>
        <w:numPr>
          <w:ilvl w:val="1"/>
          <w:numId w:val="44"/>
        </w:numPr>
        <w:autoSpaceDE w:val="0"/>
        <w:autoSpaceDN w:val="0"/>
        <w:adjustRightInd w:val="0"/>
        <w:spacing w:after="0" w:line="288" w:lineRule="auto"/>
        <w:rPr>
          <w:ins w:id="294" w:author="Raymond Jeff (Nter)" w:date="2020-01-13T15:03:00Z"/>
          <w:rFonts w:ascii="Calibri" w:hAnsi="Calibri" w:cs="Calibri"/>
          <w:color w:val="000000"/>
          <w:sz w:val="18"/>
          <w:szCs w:val="20"/>
        </w:rPr>
      </w:pPr>
      <w:ins w:id="295" w:author="Raymond Jeff (Nter)" w:date="2020-01-13T15:03:00Z">
        <w:r w:rsidRPr="006B5A5B">
          <w:rPr>
            <w:rFonts w:ascii="Calibri" w:hAnsi="Calibri" w:cs="Calibri"/>
            <w:color w:val="000000"/>
            <w:sz w:val="18"/>
            <w:szCs w:val="20"/>
          </w:rPr>
          <w:t>Etc.</w:t>
        </w:r>
      </w:ins>
    </w:p>
    <w:p w14:paraId="5ED9BB18" w14:textId="77777777" w:rsidR="001C2152" w:rsidRPr="006B5A5B" w:rsidRDefault="001C2152" w:rsidP="001C2152">
      <w:pPr>
        <w:autoSpaceDE w:val="0"/>
        <w:autoSpaceDN w:val="0"/>
        <w:adjustRightInd w:val="0"/>
        <w:spacing w:after="0" w:line="288" w:lineRule="auto"/>
        <w:ind w:left="708"/>
        <w:rPr>
          <w:ins w:id="296" w:author="Raymond Jeff (Nter)" w:date="2020-01-13T15:03:00Z"/>
          <w:rFonts w:ascii="Calibri" w:hAnsi="Calibri" w:cs="Calibri"/>
          <w:color w:val="000000"/>
          <w:sz w:val="20"/>
          <w:szCs w:val="20"/>
        </w:rPr>
      </w:pPr>
      <w:ins w:id="297" w:author="Raymond Jeff (Nter)" w:date="2020-01-13T15:03:00Z">
        <w:r w:rsidRPr="006B5A5B">
          <w:rPr>
            <w:rFonts w:ascii="Calibri" w:hAnsi="Calibri" w:cs="Calibri"/>
            <w:color w:val="000000"/>
            <w:sz w:val="18"/>
            <w:szCs w:val="20"/>
          </w:rPr>
          <w:t xml:space="preserve">Un microservice qui aurait pour mandat de gérer et d’exposer toutes ces données aurait un modèle de domaine ayant une envergure encore moins importante que le précédent et serait alors encore plus granulaire </w:t>
        </w:r>
        <w:r w:rsidRPr="007C20C6">
          <w:rPr>
            <w:rFonts w:ascii="Calibri" w:hAnsi="Calibri" w:cs="Calibri"/>
            <w:b/>
            <w:color w:val="FF0000"/>
            <w:sz w:val="18"/>
            <w:szCs w:val="20"/>
          </w:rPr>
          <w:t>(granularité +++)</w:t>
        </w:r>
      </w:ins>
    </w:p>
    <w:p w14:paraId="61EB665A" w14:textId="77777777" w:rsidR="001C2152" w:rsidRDefault="001C2152" w:rsidP="001C2152">
      <w:pPr>
        <w:autoSpaceDE w:val="0"/>
        <w:autoSpaceDN w:val="0"/>
        <w:adjustRightInd w:val="0"/>
        <w:spacing w:after="0" w:line="288" w:lineRule="auto"/>
        <w:rPr>
          <w:ins w:id="298" w:author="Raymond Jeff (Nter)" w:date="2020-01-13T15:03:00Z"/>
          <w:rFonts w:ascii="Calibri" w:hAnsi="Calibri" w:cs="Calibri"/>
          <w:color w:val="000000"/>
          <w:sz w:val="18"/>
          <w:szCs w:val="20"/>
        </w:rPr>
      </w:pPr>
    </w:p>
    <w:p w14:paraId="1EC27459" w14:textId="77777777" w:rsidR="001C2152" w:rsidRPr="007C20C6" w:rsidRDefault="001C2152" w:rsidP="001C2152">
      <w:pPr>
        <w:autoSpaceDE w:val="0"/>
        <w:autoSpaceDN w:val="0"/>
        <w:adjustRightInd w:val="0"/>
        <w:spacing w:after="0" w:line="288" w:lineRule="auto"/>
        <w:rPr>
          <w:ins w:id="299" w:author="Raymond Jeff (Nter)" w:date="2020-01-13T15:03:00Z"/>
          <w:rFonts w:ascii="Calibri" w:hAnsi="Calibri" w:cs="Calibri"/>
          <w:color w:val="000000"/>
          <w:sz w:val="18"/>
          <w:szCs w:val="20"/>
        </w:rPr>
      </w:pPr>
      <w:ins w:id="300" w:author="Raymond Jeff (Nter)" w:date="2020-01-13T15:03:00Z">
        <w:r w:rsidRPr="007C20C6">
          <w:rPr>
            <w:rFonts w:ascii="Calibri" w:hAnsi="Calibri" w:cs="Calibri"/>
            <w:color w:val="000000"/>
            <w:sz w:val="18"/>
            <w:szCs w:val="20"/>
          </w:rPr>
          <w:t>L</w:t>
        </w:r>
        <w:r>
          <w:rPr>
            <w:rFonts w:ascii="Calibri" w:hAnsi="Calibri" w:cs="Calibri"/>
            <w:color w:val="000000"/>
            <w:sz w:val="18"/>
            <w:szCs w:val="20"/>
          </w:rPr>
          <w:t xml:space="preserve">es groupes d’entités en </w:t>
        </w:r>
        <w:r w:rsidRPr="007C20C6">
          <w:rPr>
            <w:rFonts w:ascii="Calibri" w:hAnsi="Calibri" w:cs="Calibri"/>
            <w:color w:val="C45911" w:themeColor="accent2" w:themeShade="BF"/>
            <w:sz w:val="18"/>
            <w:szCs w:val="20"/>
            <w:u w:val="single"/>
          </w:rPr>
          <w:t>orange et souligné</w:t>
        </w:r>
        <w:r>
          <w:rPr>
            <w:rFonts w:ascii="Calibri" w:hAnsi="Calibri" w:cs="Calibri"/>
            <w:color w:val="000000"/>
            <w:sz w:val="18"/>
            <w:szCs w:val="20"/>
          </w:rPr>
          <w:t xml:space="preserve"> ci-dessus sont donc tous des contextes pris à divers degré de granularité.</w:t>
        </w:r>
      </w:ins>
    </w:p>
    <w:p w14:paraId="24F63228" w14:textId="77777777" w:rsidR="001C2152" w:rsidRPr="00CF6C06" w:rsidRDefault="001C2152" w:rsidP="001C2152">
      <w:pPr>
        <w:autoSpaceDE w:val="0"/>
        <w:autoSpaceDN w:val="0"/>
        <w:adjustRightInd w:val="0"/>
        <w:spacing w:after="0" w:line="288" w:lineRule="auto"/>
        <w:rPr>
          <w:ins w:id="301" w:author="Raymond Jeff (Nter)" w:date="2020-01-13T15:03:00Z"/>
          <w:rFonts w:ascii="Calibri" w:hAnsi="Calibri" w:cs="Calibri"/>
          <w:color w:val="000000"/>
          <w:sz w:val="18"/>
          <w:szCs w:val="20"/>
        </w:rPr>
      </w:pPr>
      <w:ins w:id="302" w:author="Raymond Jeff (Nter)" w:date="2020-01-13T15:03:00Z">
        <w:r w:rsidRPr="00CF6C06">
          <w:rPr>
            <w:rFonts w:ascii="Calibri" w:hAnsi="Calibri" w:cs="Calibri"/>
            <w:color w:val="000000"/>
            <w:sz w:val="18"/>
            <w:szCs w:val="20"/>
          </w:rPr>
          <w:t>Le défi est de trouver la bonne granularité pour le modèle de domaine associé au microservice. C’</w:t>
        </w:r>
        <w:r>
          <w:rPr>
            <w:rFonts w:ascii="Calibri" w:hAnsi="Calibri" w:cs="Calibri"/>
            <w:color w:val="000000"/>
            <w:sz w:val="18"/>
            <w:szCs w:val="20"/>
          </w:rPr>
          <w:t>est-à-dire le</w:t>
        </w:r>
        <w:r w:rsidRPr="00CF6C06">
          <w:rPr>
            <w:rFonts w:ascii="Calibri" w:hAnsi="Calibri" w:cs="Calibri"/>
            <w:color w:val="000000"/>
            <w:sz w:val="18"/>
            <w:szCs w:val="20"/>
          </w:rPr>
          <w:t xml:space="preserve"> bon niveau et la meilleure affinité possible pour les entités de ce contexte d’affaires. </w:t>
        </w:r>
        <w:r>
          <w:rPr>
            <w:rFonts w:ascii="Calibri" w:hAnsi="Calibri" w:cs="Calibri"/>
            <w:color w:val="000000"/>
            <w:sz w:val="18"/>
            <w:szCs w:val="20"/>
          </w:rPr>
          <w:t xml:space="preserve">Et que </w:t>
        </w:r>
        <w:r w:rsidRPr="00CF6C06">
          <w:rPr>
            <w:rFonts w:ascii="Calibri" w:hAnsi="Calibri" w:cs="Calibri"/>
            <w:color w:val="000000"/>
            <w:sz w:val="18"/>
            <w:szCs w:val="20"/>
          </w:rPr>
          <w:t xml:space="preserve">ce </w:t>
        </w:r>
        <w:r>
          <w:rPr>
            <w:rFonts w:ascii="Calibri" w:hAnsi="Calibri" w:cs="Calibri"/>
            <w:color w:val="000000"/>
            <w:sz w:val="18"/>
            <w:szCs w:val="20"/>
          </w:rPr>
          <w:t xml:space="preserve">contexte d’affaires et ce </w:t>
        </w:r>
        <w:r w:rsidRPr="00CF6C06">
          <w:rPr>
            <w:rFonts w:ascii="Calibri" w:hAnsi="Calibri" w:cs="Calibri"/>
            <w:color w:val="000000"/>
            <w:sz w:val="18"/>
            <w:szCs w:val="20"/>
          </w:rPr>
          <w:t>modèle de domaine soit idéalement arrimé</w:t>
        </w:r>
        <w:r>
          <w:rPr>
            <w:rFonts w:ascii="Calibri" w:hAnsi="Calibri" w:cs="Calibri"/>
            <w:color w:val="000000"/>
            <w:sz w:val="18"/>
            <w:szCs w:val="20"/>
          </w:rPr>
          <w:t>s</w:t>
        </w:r>
        <w:r w:rsidRPr="00CF6C06">
          <w:rPr>
            <w:rFonts w:ascii="Calibri" w:hAnsi="Calibri" w:cs="Calibri"/>
            <w:color w:val="000000"/>
            <w:sz w:val="18"/>
            <w:szCs w:val="20"/>
          </w:rPr>
          <w:t xml:space="preserve"> avec </w:t>
        </w:r>
        <w:r>
          <w:rPr>
            <w:rFonts w:ascii="Calibri" w:hAnsi="Calibri" w:cs="Calibri"/>
            <w:color w:val="000000"/>
            <w:sz w:val="18"/>
            <w:szCs w:val="20"/>
          </w:rPr>
          <w:t xml:space="preserve">une </w:t>
        </w:r>
        <w:r w:rsidRPr="00224313">
          <w:rPr>
            <w:rFonts w:ascii="Calibri" w:hAnsi="Calibri" w:cs="Calibri"/>
            <w:color w:val="000000"/>
            <w:sz w:val="18"/>
            <w:szCs w:val="20"/>
            <w:u w:val="single"/>
          </w:rPr>
          <w:t>capacité d’affaires unique</w:t>
        </w:r>
        <w:r>
          <w:rPr>
            <w:rFonts w:ascii="Calibri" w:hAnsi="Calibri" w:cs="Calibri"/>
            <w:color w:val="000000"/>
            <w:sz w:val="18"/>
            <w:szCs w:val="20"/>
          </w:rPr>
          <w:t xml:space="preserve"> pour le </w:t>
        </w:r>
        <w:r w:rsidRPr="00CF6C06">
          <w:rPr>
            <w:rFonts w:ascii="Calibri" w:hAnsi="Calibri" w:cs="Calibri"/>
            <w:color w:val="000000"/>
            <w:sz w:val="18"/>
            <w:szCs w:val="20"/>
          </w:rPr>
          <w:t>secteur.</w:t>
        </w:r>
      </w:ins>
    </w:p>
    <w:p w14:paraId="13EEE860" w14:textId="77777777" w:rsidR="001C2152" w:rsidRDefault="001C2152" w:rsidP="001C2152">
      <w:pPr>
        <w:autoSpaceDE w:val="0"/>
        <w:autoSpaceDN w:val="0"/>
        <w:adjustRightInd w:val="0"/>
        <w:spacing w:after="0" w:line="288" w:lineRule="auto"/>
        <w:rPr>
          <w:ins w:id="303" w:author="Raymond Jeff (Nter)" w:date="2020-01-13T15:03:00Z"/>
          <w:rFonts w:ascii="Calibri" w:hAnsi="Calibri" w:cs="Calibri"/>
          <w:color w:val="000000"/>
          <w:sz w:val="20"/>
          <w:szCs w:val="20"/>
        </w:rPr>
      </w:pPr>
    </w:p>
    <w:p w14:paraId="4F55550F" w14:textId="77777777" w:rsidR="001C2152" w:rsidRPr="00687533" w:rsidRDefault="001C2152" w:rsidP="001C2152">
      <w:pPr>
        <w:rPr>
          <w:ins w:id="304" w:author="Raymond Jeff (Nter)" w:date="2020-01-13T15:03:00Z"/>
          <w:sz w:val="20"/>
          <w:szCs w:val="20"/>
        </w:rPr>
      </w:pPr>
    </w:p>
    <w:p w14:paraId="17AD0468" w14:textId="77777777" w:rsidR="001C2152" w:rsidRDefault="001C2152" w:rsidP="001C2152">
      <w:pPr>
        <w:pStyle w:val="Titre3"/>
        <w:rPr>
          <w:ins w:id="305" w:author="Raymond Jeff (Nter)" w:date="2020-01-13T15:03:00Z"/>
        </w:rPr>
      </w:pPr>
      <w:ins w:id="306" w:author="Raymond Jeff (Nter)" w:date="2020-01-13T15:03:00Z">
        <w:r>
          <w:t>Domaine d’intégration (</w:t>
        </w:r>
        <w:r w:rsidRPr="00611431">
          <w:rPr>
            <w:i/>
          </w:rPr>
          <w:t>integration domain</w:t>
        </w:r>
        <w:r>
          <w:t>)</w:t>
        </w:r>
      </w:ins>
    </w:p>
    <w:p w14:paraId="638EC918" w14:textId="77777777" w:rsidR="001C2152" w:rsidRPr="00687533" w:rsidRDefault="001C2152" w:rsidP="001C2152">
      <w:pPr>
        <w:autoSpaceDE w:val="0"/>
        <w:autoSpaceDN w:val="0"/>
        <w:adjustRightInd w:val="0"/>
        <w:spacing w:after="0" w:line="288" w:lineRule="auto"/>
        <w:rPr>
          <w:ins w:id="307" w:author="Raymond Jeff (Nter)" w:date="2020-01-13T15:03:00Z"/>
          <w:rFonts w:ascii="Calibri" w:hAnsi="Calibri" w:cs="Calibri"/>
          <w:color w:val="000000"/>
          <w:sz w:val="20"/>
        </w:rPr>
      </w:pPr>
      <w:ins w:id="308" w:author="Raymond Jeff (Nter)" w:date="2020-01-13T15:03:00Z">
        <w:r w:rsidRPr="00687533">
          <w:rPr>
            <w:rFonts w:ascii="Calibri" w:hAnsi="Calibri" w:cs="Calibri"/>
            <w:color w:val="000000"/>
            <w:sz w:val="20"/>
          </w:rPr>
          <w:t>Le domaine d’intégration est le regroupement :</w:t>
        </w:r>
      </w:ins>
    </w:p>
    <w:p w14:paraId="77C58A36" w14:textId="77777777" w:rsidR="001C2152" w:rsidRPr="00687533" w:rsidRDefault="001C2152" w:rsidP="001C2152">
      <w:pPr>
        <w:pStyle w:val="Paragraphedeliste"/>
        <w:numPr>
          <w:ilvl w:val="0"/>
          <w:numId w:val="43"/>
        </w:numPr>
        <w:autoSpaceDE w:val="0"/>
        <w:autoSpaceDN w:val="0"/>
        <w:adjustRightInd w:val="0"/>
        <w:spacing w:after="0" w:line="288" w:lineRule="auto"/>
        <w:rPr>
          <w:ins w:id="309" w:author="Raymond Jeff (Nter)" w:date="2020-01-13T15:03:00Z"/>
          <w:rFonts w:ascii="Calibri" w:hAnsi="Calibri" w:cs="Calibri"/>
          <w:color w:val="000000"/>
          <w:sz w:val="20"/>
        </w:rPr>
      </w:pPr>
      <w:ins w:id="310" w:author="Raymond Jeff (Nter)" w:date="2020-01-13T15:03:00Z">
        <w:r w:rsidRPr="00687533">
          <w:rPr>
            <w:rFonts w:ascii="Calibri" w:hAnsi="Calibri" w:cs="Calibri"/>
            <w:color w:val="000000"/>
            <w:sz w:val="20"/>
          </w:rPr>
          <w:t xml:space="preserve">d’une ou plusieurs capacités d’affaires métier </w:t>
        </w:r>
        <w:r>
          <w:rPr>
            <w:rFonts w:ascii="Calibri" w:hAnsi="Calibri" w:cs="Calibri"/>
            <w:color w:val="000000"/>
            <w:sz w:val="20"/>
          </w:rPr>
          <w:t>; typiquement en lien avec les domaines d’affaires.</w:t>
        </w:r>
      </w:ins>
    </w:p>
    <w:p w14:paraId="70543A6B" w14:textId="77777777" w:rsidR="001C2152" w:rsidRPr="00687533" w:rsidRDefault="001C2152" w:rsidP="001C2152">
      <w:pPr>
        <w:autoSpaceDE w:val="0"/>
        <w:autoSpaceDN w:val="0"/>
        <w:adjustRightInd w:val="0"/>
        <w:spacing w:after="0" w:line="288" w:lineRule="auto"/>
        <w:ind w:left="360"/>
        <w:rPr>
          <w:ins w:id="311" w:author="Raymond Jeff (Nter)" w:date="2020-01-13T15:03:00Z"/>
          <w:rFonts w:ascii="Calibri" w:hAnsi="Calibri" w:cs="Calibri"/>
          <w:color w:val="000000"/>
          <w:sz w:val="20"/>
        </w:rPr>
      </w:pPr>
      <w:ins w:id="312" w:author="Raymond Jeff (Nter)" w:date="2020-01-13T15:03:00Z">
        <w:r w:rsidRPr="00687533">
          <w:rPr>
            <w:rFonts w:ascii="Calibri" w:hAnsi="Calibri" w:cs="Calibri"/>
            <w:color w:val="000000"/>
            <w:sz w:val="20"/>
          </w:rPr>
          <w:t>ou (exclusif)</w:t>
        </w:r>
      </w:ins>
    </w:p>
    <w:p w14:paraId="6A51FE00" w14:textId="77777777" w:rsidR="001C2152" w:rsidRPr="00687533" w:rsidRDefault="001C2152" w:rsidP="001C2152">
      <w:pPr>
        <w:pStyle w:val="Paragraphedeliste"/>
        <w:numPr>
          <w:ilvl w:val="0"/>
          <w:numId w:val="43"/>
        </w:numPr>
        <w:autoSpaceDE w:val="0"/>
        <w:autoSpaceDN w:val="0"/>
        <w:adjustRightInd w:val="0"/>
        <w:spacing w:after="0" w:line="288" w:lineRule="auto"/>
        <w:rPr>
          <w:ins w:id="313" w:author="Raymond Jeff (Nter)" w:date="2020-01-13T15:03:00Z"/>
          <w:rFonts w:ascii="Calibri" w:hAnsi="Calibri" w:cs="Calibri"/>
          <w:color w:val="000000"/>
          <w:sz w:val="20"/>
        </w:rPr>
      </w:pPr>
      <w:ins w:id="314" w:author="Raymond Jeff (Nter)" w:date="2020-01-13T15:03:00Z">
        <w:r w:rsidRPr="00687533">
          <w:rPr>
            <w:rFonts w:ascii="Calibri" w:hAnsi="Calibri" w:cs="Calibri"/>
            <w:color w:val="000000"/>
            <w:sz w:val="20"/>
          </w:rPr>
          <w:t xml:space="preserve">d’une ou plusieurs capacités d’affaires de soutien. </w:t>
        </w:r>
      </w:ins>
    </w:p>
    <w:p w14:paraId="668A2BD3" w14:textId="77777777" w:rsidR="001C2152" w:rsidRPr="00687533" w:rsidRDefault="001C2152" w:rsidP="001C2152">
      <w:pPr>
        <w:autoSpaceDE w:val="0"/>
        <w:autoSpaceDN w:val="0"/>
        <w:adjustRightInd w:val="0"/>
        <w:spacing w:after="0" w:line="288" w:lineRule="auto"/>
        <w:rPr>
          <w:ins w:id="315" w:author="Raymond Jeff (Nter)" w:date="2020-01-13T15:03:00Z"/>
          <w:rFonts w:ascii="Calibri" w:hAnsi="Calibri" w:cs="Calibri"/>
          <w:color w:val="000000"/>
          <w:sz w:val="20"/>
        </w:rPr>
      </w:pPr>
    </w:p>
    <w:p w14:paraId="5DC03815" w14:textId="77777777" w:rsidR="001C2152" w:rsidRDefault="001C2152" w:rsidP="001C2152">
      <w:pPr>
        <w:pStyle w:val="Titre3"/>
        <w:rPr>
          <w:ins w:id="316" w:author="Raymond Jeff (Nter)" w:date="2020-01-13T15:03:00Z"/>
        </w:rPr>
      </w:pPr>
      <w:ins w:id="317" w:author="Raymond Jeff (Nter)" w:date="2020-01-13T15:03:00Z">
        <w:r>
          <w:t>Domaine applicatif (</w:t>
        </w:r>
        <w:r w:rsidRPr="00611431">
          <w:rPr>
            <w:i/>
          </w:rPr>
          <w:t>application domain</w:t>
        </w:r>
        <w:r>
          <w:t>)</w:t>
        </w:r>
      </w:ins>
    </w:p>
    <w:p w14:paraId="32347631" w14:textId="77777777" w:rsidR="001C2152" w:rsidRPr="00687533" w:rsidRDefault="001C2152" w:rsidP="001C2152">
      <w:pPr>
        <w:autoSpaceDE w:val="0"/>
        <w:autoSpaceDN w:val="0"/>
        <w:adjustRightInd w:val="0"/>
        <w:spacing w:after="0" w:line="288" w:lineRule="auto"/>
        <w:rPr>
          <w:ins w:id="318" w:author="Raymond Jeff (Nter)" w:date="2020-01-13T15:03:00Z"/>
          <w:rFonts w:ascii="Calibri" w:hAnsi="Calibri" w:cs="Calibri"/>
          <w:color w:val="000000"/>
          <w:sz w:val="20"/>
        </w:rPr>
      </w:pPr>
      <w:ins w:id="319" w:author="Raymond Jeff (Nter)" w:date="2020-01-13T15:03:00Z">
        <w:r w:rsidRPr="00687533">
          <w:rPr>
            <w:rFonts w:ascii="Calibri" w:hAnsi="Calibri" w:cs="Calibri"/>
            <w:color w:val="000000"/>
            <w:sz w:val="20"/>
          </w:rPr>
          <w:t>Le domaine applicatif peut se définir comme l’implémentation concrète, dans un composant logiciel, d’une ou plusieurs capacités d’affaires.</w:t>
        </w:r>
      </w:ins>
    </w:p>
    <w:p w14:paraId="21A6F33F" w14:textId="77777777" w:rsidR="001C2152" w:rsidRPr="00687533" w:rsidRDefault="001C2152" w:rsidP="001C2152">
      <w:pPr>
        <w:autoSpaceDE w:val="0"/>
        <w:autoSpaceDN w:val="0"/>
        <w:adjustRightInd w:val="0"/>
        <w:spacing w:after="0" w:line="288" w:lineRule="auto"/>
        <w:rPr>
          <w:ins w:id="320" w:author="Raymond Jeff (Nter)" w:date="2020-01-13T15:03:00Z"/>
          <w:rFonts w:ascii="Calibri" w:hAnsi="Calibri" w:cs="Calibri"/>
          <w:color w:val="000000"/>
          <w:sz w:val="20"/>
        </w:rPr>
      </w:pPr>
    </w:p>
    <w:p w14:paraId="1CCE6944" w14:textId="77777777" w:rsidR="001C2152" w:rsidRPr="00687533" w:rsidRDefault="001C2152" w:rsidP="001C2152">
      <w:pPr>
        <w:autoSpaceDE w:val="0"/>
        <w:autoSpaceDN w:val="0"/>
        <w:adjustRightInd w:val="0"/>
        <w:spacing w:after="0" w:line="288" w:lineRule="auto"/>
        <w:rPr>
          <w:ins w:id="321" w:author="Raymond Jeff (Nter)" w:date="2020-01-13T15:03:00Z"/>
          <w:rFonts w:ascii="Calibri" w:hAnsi="Calibri" w:cs="Calibri"/>
          <w:b/>
          <w:color w:val="000000"/>
          <w:sz w:val="20"/>
          <w:u w:val="single"/>
        </w:rPr>
      </w:pPr>
      <w:ins w:id="322" w:author="Raymond Jeff (Nter)" w:date="2020-01-13T15:03:00Z">
        <w:r w:rsidRPr="00687533">
          <w:rPr>
            <w:rFonts w:ascii="Calibri" w:hAnsi="Calibri" w:cs="Calibri"/>
            <w:b/>
            <w:color w:val="000000"/>
            <w:sz w:val="20"/>
            <w:u w:val="single"/>
          </w:rPr>
          <w:t>Exemple :</w:t>
        </w:r>
      </w:ins>
    </w:p>
    <w:p w14:paraId="35A92414" w14:textId="77777777" w:rsidR="001C2152" w:rsidRPr="00687533" w:rsidRDefault="001C2152" w:rsidP="001C2152">
      <w:pPr>
        <w:autoSpaceDE w:val="0"/>
        <w:autoSpaceDN w:val="0"/>
        <w:adjustRightInd w:val="0"/>
        <w:spacing w:after="0" w:line="288" w:lineRule="auto"/>
        <w:rPr>
          <w:ins w:id="323" w:author="Raymond Jeff (Nter)" w:date="2020-01-13T15:03:00Z"/>
          <w:rFonts w:ascii="Calibri" w:hAnsi="Calibri" w:cs="Calibri"/>
          <w:color w:val="000000"/>
          <w:sz w:val="20"/>
        </w:rPr>
      </w:pPr>
      <w:ins w:id="324" w:author="Raymond Jeff (Nter)" w:date="2020-01-13T15:03:00Z">
        <w:r w:rsidRPr="00687533">
          <w:rPr>
            <w:rFonts w:ascii="Calibri" w:hAnsi="Calibri" w:cs="Calibri"/>
            <w:color w:val="000000"/>
            <w:sz w:val="20"/>
          </w:rPr>
          <w:t>Bijou(SLC)</w:t>
        </w:r>
      </w:ins>
    </w:p>
    <w:p w14:paraId="34D9ECF5" w14:textId="77777777" w:rsidR="001C2152" w:rsidRPr="00687533" w:rsidRDefault="001C2152" w:rsidP="001C2152">
      <w:pPr>
        <w:autoSpaceDE w:val="0"/>
        <w:autoSpaceDN w:val="0"/>
        <w:adjustRightInd w:val="0"/>
        <w:spacing w:after="0" w:line="288" w:lineRule="auto"/>
        <w:rPr>
          <w:ins w:id="325" w:author="Raymond Jeff (Nter)" w:date="2020-01-13T15:03:00Z"/>
          <w:rFonts w:ascii="Calibri" w:hAnsi="Calibri" w:cs="Calibri"/>
          <w:color w:val="000000"/>
          <w:sz w:val="20"/>
        </w:rPr>
      </w:pPr>
      <w:ins w:id="326" w:author="Raymond Jeff (Nter)" w:date="2020-01-13T15:03:00Z">
        <w:r w:rsidRPr="00687533">
          <w:rPr>
            <w:rFonts w:ascii="Calibri" w:hAnsi="Calibri" w:cs="Calibri"/>
            <w:color w:val="000000"/>
            <w:sz w:val="20"/>
          </w:rPr>
          <w:t>Tout comme la plupart des systèmes patrimoines (</w:t>
        </w:r>
        <w:r w:rsidRPr="00611431">
          <w:rPr>
            <w:rFonts w:ascii="Calibri" w:hAnsi="Calibri" w:cs="Calibri"/>
            <w:i/>
            <w:color w:val="000000"/>
            <w:sz w:val="20"/>
          </w:rPr>
          <w:t>legacy</w:t>
        </w:r>
        <w:r w:rsidRPr="00687533">
          <w:rPr>
            <w:rFonts w:ascii="Calibri" w:hAnsi="Calibri" w:cs="Calibri"/>
            <w:color w:val="000000"/>
            <w:sz w:val="20"/>
          </w:rPr>
          <w:t>), ce système possède son propre domaine applicatif.  Il gère à la fois :</w:t>
        </w:r>
      </w:ins>
    </w:p>
    <w:p w14:paraId="276436BE" w14:textId="77777777" w:rsidR="001C2152" w:rsidRPr="00687533" w:rsidRDefault="001C2152" w:rsidP="001C2152">
      <w:pPr>
        <w:numPr>
          <w:ilvl w:val="0"/>
          <w:numId w:val="35"/>
        </w:numPr>
        <w:autoSpaceDE w:val="0"/>
        <w:autoSpaceDN w:val="0"/>
        <w:adjustRightInd w:val="0"/>
        <w:spacing w:after="0" w:line="288" w:lineRule="auto"/>
        <w:ind w:left="720" w:hanging="360"/>
        <w:rPr>
          <w:ins w:id="327" w:author="Raymond Jeff (Nter)" w:date="2020-01-13T15:03:00Z"/>
          <w:rFonts w:ascii="Calibri" w:hAnsi="Calibri" w:cs="Calibri"/>
          <w:color w:val="000000"/>
          <w:sz w:val="20"/>
        </w:rPr>
      </w:pPr>
      <w:ins w:id="328" w:author="Raymond Jeff (Nter)" w:date="2020-01-13T15:03:00Z">
        <w:r w:rsidRPr="00687533">
          <w:rPr>
            <w:rFonts w:ascii="Calibri" w:hAnsi="Calibri" w:cs="Calibri"/>
            <w:color w:val="000000"/>
            <w:sz w:val="20"/>
          </w:rPr>
          <w:t>une partie des capacités d’affaires Clients (gestion des membres du programme Casino Privilèges) ;</w:t>
        </w:r>
      </w:ins>
    </w:p>
    <w:p w14:paraId="4A94D24B" w14:textId="77777777" w:rsidR="001C2152" w:rsidRPr="00687533" w:rsidRDefault="001C2152" w:rsidP="001C2152">
      <w:pPr>
        <w:numPr>
          <w:ilvl w:val="0"/>
          <w:numId w:val="35"/>
        </w:numPr>
        <w:autoSpaceDE w:val="0"/>
        <w:autoSpaceDN w:val="0"/>
        <w:adjustRightInd w:val="0"/>
        <w:spacing w:after="0" w:line="288" w:lineRule="auto"/>
        <w:ind w:left="720" w:hanging="360"/>
        <w:rPr>
          <w:ins w:id="329" w:author="Raymond Jeff (Nter)" w:date="2020-01-13T15:03:00Z"/>
          <w:rFonts w:ascii="Calibri" w:hAnsi="Calibri" w:cs="Calibri"/>
          <w:color w:val="000000"/>
          <w:sz w:val="20"/>
        </w:rPr>
      </w:pPr>
      <w:ins w:id="330" w:author="Raymond Jeff (Nter)" w:date="2020-01-13T15:03:00Z">
        <w:r w:rsidRPr="00687533">
          <w:rPr>
            <w:rFonts w:ascii="Calibri" w:hAnsi="Calibri" w:cs="Calibri"/>
            <w:color w:val="000000"/>
            <w:sz w:val="20"/>
          </w:rPr>
          <w:t>une partie des capacités d’affaires Produits (transactions et activités consolidées de jeux tables et Keno provenant des systèmes SIJT et KenoXpert) ;</w:t>
        </w:r>
      </w:ins>
    </w:p>
    <w:p w14:paraId="4A5454B9" w14:textId="77777777" w:rsidR="001C2152" w:rsidRPr="00687533" w:rsidRDefault="001C2152" w:rsidP="001C2152">
      <w:pPr>
        <w:numPr>
          <w:ilvl w:val="0"/>
          <w:numId w:val="35"/>
        </w:numPr>
        <w:autoSpaceDE w:val="0"/>
        <w:autoSpaceDN w:val="0"/>
        <w:adjustRightInd w:val="0"/>
        <w:spacing w:after="0" w:line="288" w:lineRule="auto"/>
        <w:ind w:left="720" w:hanging="360"/>
        <w:rPr>
          <w:ins w:id="331" w:author="Raymond Jeff (Nter)" w:date="2020-01-13T15:03:00Z"/>
          <w:rFonts w:ascii="Calibri" w:hAnsi="Calibri" w:cs="Calibri"/>
          <w:color w:val="000000"/>
          <w:sz w:val="20"/>
        </w:rPr>
      </w:pPr>
      <w:ins w:id="332" w:author="Raymond Jeff (Nter)" w:date="2020-01-13T15:03:00Z">
        <w:r w:rsidRPr="00687533">
          <w:rPr>
            <w:rFonts w:ascii="Calibri" w:hAnsi="Calibri" w:cs="Calibri"/>
            <w:color w:val="000000"/>
            <w:sz w:val="20"/>
          </w:rPr>
          <w:t>une partie des capacités d’affaires Marketing en lien avec ses modules de reconnaissance (Calcul de points associés aux jeux tables et Keno, Promotions, Gratuités, Offres personnalisées)</w:t>
        </w:r>
      </w:ins>
    </w:p>
    <w:p w14:paraId="20431001" w14:textId="77777777" w:rsidR="001C2152" w:rsidRPr="00687533" w:rsidRDefault="001C2152" w:rsidP="001C2152">
      <w:pPr>
        <w:autoSpaceDE w:val="0"/>
        <w:autoSpaceDN w:val="0"/>
        <w:adjustRightInd w:val="0"/>
        <w:spacing w:after="0" w:line="288" w:lineRule="auto"/>
        <w:ind w:left="360"/>
        <w:rPr>
          <w:ins w:id="333" w:author="Raymond Jeff (Nter)" w:date="2020-01-13T15:03:00Z"/>
          <w:rFonts w:ascii="Calibri" w:hAnsi="Calibri" w:cs="Calibri"/>
          <w:color w:val="000000"/>
          <w:sz w:val="20"/>
        </w:rPr>
      </w:pPr>
    </w:p>
    <w:p w14:paraId="47C9C530" w14:textId="77777777" w:rsidR="001C2152" w:rsidRPr="00687533" w:rsidRDefault="001C2152" w:rsidP="001C2152">
      <w:pPr>
        <w:autoSpaceDE w:val="0"/>
        <w:autoSpaceDN w:val="0"/>
        <w:adjustRightInd w:val="0"/>
        <w:spacing w:after="0" w:line="288" w:lineRule="auto"/>
        <w:rPr>
          <w:ins w:id="334" w:author="Raymond Jeff (Nter)" w:date="2020-01-13T15:03:00Z"/>
          <w:rFonts w:ascii="Calibri" w:hAnsi="Calibri" w:cs="Calibri"/>
          <w:color w:val="000000"/>
          <w:sz w:val="20"/>
        </w:rPr>
      </w:pPr>
      <w:ins w:id="335" w:author="Raymond Jeff (Nter)" w:date="2020-01-13T15:03:00Z">
        <w:r w:rsidRPr="00687533">
          <w:rPr>
            <w:rFonts w:ascii="Calibri" w:hAnsi="Calibri" w:cs="Calibri"/>
            <w:color w:val="000000"/>
            <w:sz w:val="20"/>
          </w:rPr>
          <w:t>Lorsque l’on parle des systèmes patrimoines (généralement des « </w:t>
        </w:r>
        <w:r w:rsidRPr="00392C9B">
          <w:rPr>
            <w:rFonts w:ascii="Calibri" w:hAnsi="Calibri" w:cs="Calibri"/>
            <w:i/>
            <w:color w:val="000000"/>
            <w:sz w:val="20"/>
          </w:rPr>
          <w:t>systems of records</w:t>
        </w:r>
        <w:r w:rsidRPr="00687533">
          <w:rPr>
            <w:rFonts w:ascii="Calibri" w:hAnsi="Calibri" w:cs="Calibri"/>
            <w:color w:val="000000"/>
            <w:sz w:val="20"/>
          </w:rPr>
          <w:t xml:space="preserve"> – SOR »), il est plus juste de parler de domaines applicatifs.</w:t>
        </w:r>
      </w:ins>
    </w:p>
    <w:p w14:paraId="229E9F93" w14:textId="77777777" w:rsidR="001C2152" w:rsidRPr="00687533" w:rsidRDefault="001C2152" w:rsidP="001C2152">
      <w:pPr>
        <w:autoSpaceDE w:val="0"/>
        <w:autoSpaceDN w:val="0"/>
        <w:adjustRightInd w:val="0"/>
        <w:spacing w:after="0" w:line="288" w:lineRule="auto"/>
        <w:rPr>
          <w:ins w:id="336" w:author="Raymond Jeff (Nter)" w:date="2020-01-13T15:03:00Z"/>
          <w:rFonts w:ascii="Calibri" w:hAnsi="Calibri" w:cs="Calibri"/>
          <w:color w:val="000000"/>
          <w:sz w:val="20"/>
        </w:rPr>
      </w:pPr>
    </w:p>
    <w:p w14:paraId="3A5C9BC6" w14:textId="77777777" w:rsidR="001C2152" w:rsidRPr="00687533" w:rsidRDefault="001C2152" w:rsidP="001C2152">
      <w:pPr>
        <w:autoSpaceDE w:val="0"/>
        <w:autoSpaceDN w:val="0"/>
        <w:adjustRightInd w:val="0"/>
        <w:spacing w:after="0" w:line="288" w:lineRule="auto"/>
        <w:rPr>
          <w:ins w:id="337" w:author="Raymond Jeff (Nter)" w:date="2020-01-13T15:03:00Z"/>
          <w:rFonts w:ascii="Calibri" w:hAnsi="Calibri" w:cs="Calibri"/>
          <w:color w:val="000000"/>
          <w:sz w:val="20"/>
        </w:rPr>
      </w:pPr>
      <w:ins w:id="338" w:author="Raymond Jeff (Nter)" w:date="2020-01-13T15:03:00Z">
        <w:r w:rsidRPr="00687533">
          <w:rPr>
            <w:rFonts w:ascii="Calibri" w:hAnsi="Calibri" w:cs="Calibri"/>
            <w:color w:val="000000"/>
            <w:sz w:val="20"/>
          </w:rPr>
          <w:t>Un microservice possède également son domaine applicatif. La particularité est qu’il implémente habituellement les capacités d’affaires liées à un contexte bien précis. Si le service adresse plusieurs capacités pour des contextes différents et de même niveau, il devient alors un mini ou un macroservice.</w:t>
        </w:r>
      </w:ins>
    </w:p>
    <w:p w14:paraId="0DD0DED0" w14:textId="77777777" w:rsidR="001C2152" w:rsidRPr="00687533" w:rsidRDefault="001C2152" w:rsidP="001C2152">
      <w:pPr>
        <w:autoSpaceDE w:val="0"/>
        <w:autoSpaceDN w:val="0"/>
        <w:adjustRightInd w:val="0"/>
        <w:spacing w:after="0" w:line="288" w:lineRule="auto"/>
        <w:rPr>
          <w:ins w:id="339" w:author="Raymond Jeff (Nter)" w:date="2020-01-13T15:03:00Z"/>
          <w:rFonts w:ascii="Calibri" w:hAnsi="Calibri" w:cs="Calibri"/>
          <w:color w:val="000000"/>
          <w:sz w:val="20"/>
        </w:rPr>
      </w:pPr>
    </w:p>
    <w:p w14:paraId="210089E9" w14:textId="77777777" w:rsidR="001C2152" w:rsidRPr="00687533" w:rsidRDefault="001C2152" w:rsidP="001C2152">
      <w:pPr>
        <w:autoSpaceDE w:val="0"/>
        <w:autoSpaceDN w:val="0"/>
        <w:adjustRightInd w:val="0"/>
        <w:spacing w:after="0" w:line="288" w:lineRule="auto"/>
        <w:rPr>
          <w:ins w:id="340" w:author="Raymond Jeff (Nter)" w:date="2020-01-13T15:03:00Z"/>
          <w:rFonts w:ascii="Calibri" w:hAnsi="Calibri" w:cs="Calibri"/>
          <w:color w:val="000000"/>
          <w:sz w:val="20"/>
        </w:rPr>
      </w:pPr>
      <w:ins w:id="341" w:author="Raymond Jeff (Nter)" w:date="2020-01-13T15:03:00Z">
        <w:r w:rsidRPr="00687533">
          <w:rPr>
            <w:rFonts w:ascii="Calibri" w:hAnsi="Calibri" w:cs="Calibri"/>
            <w:color w:val="000000"/>
            <w:sz w:val="20"/>
          </w:rPr>
          <w:t>Puisque Bijou adresse plusieurs capacités d'affaires pour des contextes différents, l’API de domaine qui expose les données de Bijou sera</w:t>
        </w:r>
        <w:r>
          <w:rPr>
            <w:rFonts w:ascii="Calibri" w:hAnsi="Calibri" w:cs="Calibri"/>
            <w:color w:val="000000"/>
            <w:sz w:val="20"/>
          </w:rPr>
          <w:t xml:space="preserve">it alors soit de type macro ou </w:t>
        </w:r>
        <w:r w:rsidRPr="00687533">
          <w:rPr>
            <w:rFonts w:ascii="Calibri" w:hAnsi="Calibri" w:cs="Calibri"/>
            <w:color w:val="000000"/>
            <w:sz w:val="20"/>
          </w:rPr>
          <w:t>mini selon que l’on ait respectivement un seul ou plusieurs API de domaine pour Bijou.</w:t>
        </w:r>
      </w:ins>
    </w:p>
    <w:p w14:paraId="2CB779E6" w14:textId="77777777" w:rsidR="001C2152" w:rsidRDefault="001C2152" w:rsidP="001C2152">
      <w:pPr>
        <w:rPr>
          <w:ins w:id="342" w:author="Raymond Jeff (Nter)" w:date="2020-01-13T15:03:00Z"/>
        </w:rPr>
      </w:pPr>
    </w:p>
    <w:p w14:paraId="15CC469F" w14:textId="77777777" w:rsidR="001C2152" w:rsidRDefault="001C2152" w:rsidP="001C2152">
      <w:pPr>
        <w:rPr>
          <w:ins w:id="343" w:author="Raymond Jeff (Nter)" w:date="2020-01-13T15:03:00Z"/>
        </w:rPr>
      </w:pPr>
      <w:ins w:id="344" w:author="Raymond Jeff (Nter)" w:date="2020-01-13T15:03:00Z">
        <w:r>
          <w:rPr>
            <w:rStyle w:val="Marquedecommentaire"/>
          </w:rPr>
          <w:commentReference w:id="345"/>
        </w:r>
      </w:ins>
    </w:p>
    <w:p w14:paraId="58BE01F9" w14:textId="77777777" w:rsidR="001C2152" w:rsidRDefault="001C2152" w:rsidP="001C2152">
      <w:pPr>
        <w:rPr>
          <w:ins w:id="346" w:author="Raymond Jeff (Nter)" w:date="2020-01-13T15:03:00Z"/>
        </w:rPr>
      </w:pPr>
    </w:p>
    <w:p w14:paraId="0C5EA0DA" w14:textId="77777777" w:rsidR="001C2152" w:rsidRDefault="001C2152" w:rsidP="001C2152">
      <w:pPr>
        <w:rPr>
          <w:ins w:id="347" w:author="Raymond Jeff (Nter)" w:date="2020-01-13T15:03:00Z"/>
        </w:rPr>
        <w:sectPr w:rsidR="001C2152" w:rsidSect="003A462E">
          <w:pgSz w:w="12240" w:h="20160" w:code="5"/>
          <w:pgMar w:top="720" w:right="720" w:bottom="720" w:left="720" w:header="708" w:footer="708" w:gutter="0"/>
          <w:cols w:space="708"/>
          <w:docGrid w:linePitch="360"/>
        </w:sectPr>
      </w:pPr>
    </w:p>
    <w:p w14:paraId="6E64D7D8" w14:textId="46563D90" w:rsidR="00704F2C" w:rsidRDefault="00704F2C" w:rsidP="00704F2C">
      <w:pPr>
        <w:pStyle w:val="Titre2"/>
      </w:pPr>
      <w:r>
        <w:lastRenderedPageBreak/>
        <w:t>API vs **Service (macro, mini, micro, nano…)</w:t>
      </w:r>
      <w:bookmarkEnd w:id="2"/>
    </w:p>
    <w:p w14:paraId="2DB966B7" w14:textId="77777777" w:rsidR="00704F2C" w:rsidRPr="001300F4" w:rsidRDefault="00704F2C" w:rsidP="00704F2C">
      <w:pPr>
        <w:spacing w:after="0"/>
        <w:rPr>
          <w:sz w:val="16"/>
        </w:rPr>
      </w:pPr>
    </w:p>
    <w:tbl>
      <w:tblPr>
        <w:tblStyle w:val="Grilledutableau"/>
        <w:tblW w:w="11052" w:type="dxa"/>
        <w:tblLook w:val="04A0" w:firstRow="1" w:lastRow="0" w:firstColumn="1" w:lastColumn="0" w:noHBand="0" w:noVBand="1"/>
      </w:tblPr>
      <w:tblGrid>
        <w:gridCol w:w="1555"/>
        <w:gridCol w:w="9497"/>
      </w:tblGrid>
      <w:tr w:rsidR="00704F2C" w:rsidRPr="000B2861" w14:paraId="14C08C72" w14:textId="77777777" w:rsidTr="000C339B">
        <w:tc>
          <w:tcPr>
            <w:tcW w:w="1555" w:type="dxa"/>
            <w:shd w:val="clear" w:color="auto" w:fill="D9D9D9" w:themeFill="background1" w:themeFillShade="D9"/>
          </w:tcPr>
          <w:p w14:paraId="3CA64E07" w14:textId="77777777" w:rsidR="00704F2C" w:rsidRPr="000B2861" w:rsidRDefault="00704F2C" w:rsidP="00D80A42">
            <w:pPr>
              <w:rPr>
                <w:b/>
              </w:rPr>
            </w:pPr>
            <w:r>
              <w:rPr>
                <w:b/>
              </w:rPr>
              <w:t>Terme</w:t>
            </w:r>
          </w:p>
        </w:tc>
        <w:tc>
          <w:tcPr>
            <w:tcW w:w="9497" w:type="dxa"/>
            <w:shd w:val="clear" w:color="auto" w:fill="D9D9D9" w:themeFill="background1" w:themeFillShade="D9"/>
          </w:tcPr>
          <w:p w14:paraId="530C2A53" w14:textId="77777777" w:rsidR="00704F2C" w:rsidRPr="000B2861" w:rsidRDefault="00704F2C" w:rsidP="00D80A42">
            <w:pPr>
              <w:rPr>
                <w:b/>
              </w:rPr>
            </w:pPr>
            <w:r>
              <w:rPr>
                <w:b/>
              </w:rPr>
              <w:t>Définition, caractéristiques et cas d’usage</w:t>
            </w:r>
          </w:p>
        </w:tc>
      </w:tr>
      <w:tr w:rsidR="00704F2C" w14:paraId="097248C8" w14:textId="77777777" w:rsidTr="000C339B">
        <w:tc>
          <w:tcPr>
            <w:tcW w:w="1555" w:type="dxa"/>
          </w:tcPr>
          <w:p w14:paraId="39D8A02C" w14:textId="77777777" w:rsidR="00704F2C" w:rsidRDefault="00704F2C" w:rsidP="00D80A42">
            <w:r>
              <w:t>Service</w:t>
            </w:r>
          </w:p>
        </w:tc>
        <w:tc>
          <w:tcPr>
            <w:tcW w:w="9497" w:type="dxa"/>
          </w:tcPr>
          <w:p w14:paraId="74FDEF16" w14:textId="26F79850" w:rsidR="0065791B" w:rsidRDefault="0065791B" w:rsidP="00D80A42">
            <w:r w:rsidRPr="0065791B">
              <w:t xml:space="preserve">Un service est une représentation logique d’une activité répétitive </w:t>
            </w:r>
            <w:r>
              <w:t xml:space="preserve">(ex. fonction d’affaire) </w:t>
            </w:r>
            <w:r w:rsidRPr="0065791B">
              <w:t xml:space="preserve">qui possède un résultat spécifique. </w:t>
            </w:r>
            <w:r w:rsidRPr="0065791B">
              <w:rPr>
                <w:b/>
              </w:rPr>
              <w:t>C’est un artéfact totalement découplé de ses consommateurs.</w:t>
            </w:r>
          </w:p>
          <w:p w14:paraId="11C4360C" w14:textId="77777777" w:rsidR="0065791B" w:rsidRDefault="00704F2C" w:rsidP="00D80A42">
            <w:r>
              <w:t xml:space="preserve">Domicile des règles d’affaires d’un domaine ou sous-domaine d’entreprise. </w:t>
            </w:r>
          </w:p>
          <w:p w14:paraId="6A9DCA81" w14:textId="77777777" w:rsidR="00704F2C" w:rsidRDefault="00704F2C" w:rsidP="00A67F12">
            <w:pPr>
              <w:rPr>
                <w:ins w:id="348" w:author="Raymond Jeff (Nter)" w:date="2020-01-13T13:20:00Z"/>
              </w:rPr>
            </w:pPr>
            <w:r>
              <w:t>Hautement</w:t>
            </w:r>
            <w:r w:rsidR="0065791B">
              <w:t xml:space="preserve"> réutilisable et t</w:t>
            </w:r>
            <w:r>
              <w:t>estable.</w:t>
            </w:r>
          </w:p>
          <w:p w14:paraId="426E9F8A" w14:textId="14C6B21D" w:rsidR="008B4422" w:rsidRDefault="008B4422" w:rsidP="008B4422">
            <w:pPr>
              <w:rPr>
                <w:ins w:id="349" w:author="Raymond Jeff (Nter)" w:date="2020-01-13T13:20:00Z"/>
                <w:rStyle w:val="Lienhypertexte"/>
                <w:color w:val="auto"/>
                <w:u w:val="none"/>
              </w:rPr>
            </w:pPr>
            <w:ins w:id="350" w:author="Raymond Jeff (Nter)" w:date="2020-01-13T13:20:00Z">
              <w:r>
                <w:rPr>
                  <w:rStyle w:val="Lienhypertexte"/>
                  <w:color w:val="auto"/>
                  <w:u w:val="none"/>
                </w:rPr>
                <w:t xml:space="preserve">Il y a </w:t>
              </w:r>
            </w:ins>
            <w:ins w:id="351" w:author="Raymond Jeff (Nter)" w:date="2020-01-13T13:28:00Z">
              <w:r>
                <w:rPr>
                  <w:rStyle w:val="Lienhypertexte"/>
                  <w:color w:val="auto"/>
                  <w:u w:val="none"/>
                </w:rPr>
                <w:t>trois</w:t>
              </w:r>
            </w:ins>
            <w:ins w:id="352" w:author="Raymond Jeff (Nter)" w:date="2020-01-13T13:20:00Z">
              <w:r>
                <w:rPr>
                  <w:rStyle w:val="Lienhypertexte"/>
                  <w:color w:val="auto"/>
                  <w:u w:val="none"/>
                </w:rPr>
                <w:t xml:space="preserve"> types de service</w:t>
              </w:r>
            </w:ins>
            <w:ins w:id="353" w:author="Raymond Jeff (Nter)" w:date="2020-01-14T15:19:00Z">
              <w:r w:rsidR="00A2611D">
                <w:rPr>
                  <w:rStyle w:val="Lienhypertexte"/>
                  <w:color w:val="auto"/>
                  <w:u w:val="none"/>
                </w:rPr>
                <w:t> :</w:t>
              </w:r>
            </w:ins>
          </w:p>
          <w:p w14:paraId="28EB4175" w14:textId="77777777" w:rsidR="008B4422" w:rsidRDefault="008B4422" w:rsidP="008B4422">
            <w:pPr>
              <w:pStyle w:val="Paragraphedeliste"/>
              <w:numPr>
                <w:ilvl w:val="0"/>
                <w:numId w:val="45"/>
              </w:numPr>
              <w:rPr>
                <w:ins w:id="354" w:author="Raymond Jeff (Nter)" w:date="2020-01-13T13:20:00Z"/>
              </w:rPr>
            </w:pPr>
            <w:ins w:id="355" w:author="Raymond Jeff (Nter)" w:date="2020-01-13T13:20:00Z">
              <w:r>
                <w:t>Domaine</w:t>
              </w:r>
            </w:ins>
          </w:p>
          <w:p w14:paraId="643AF48D" w14:textId="77777777" w:rsidR="008B4422" w:rsidRDefault="008B4422" w:rsidP="008B4422">
            <w:pPr>
              <w:pStyle w:val="Paragraphedeliste"/>
              <w:numPr>
                <w:ilvl w:val="0"/>
                <w:numId w:val="45"/>
              </w:numPr>
              <w:rPr>
                <w:ins w:id="356" w:author="Raymond Jeff (Nter)" w:date="2020-01-13T13:20:00Z"/>
              </w:rPr>
            </w:pPr>
            <w:ins w:id="357" w:author="Raymond Jeff (Nter)" w:date="2020-01-13T13:20:00Z">
              <w:r>
                <w:t>Applicatif</w:t>
              </w:r>
            </w:ins>
          </w:p>
          <w:p w14:paraId="49B770B6" w14:textId="781C8CC8" w:rsidR="008B4422" w:rsidRDefault="008B4422" w:rsidP="00C708C9">
            <w:pPr>
              <w:pStyle w:val="Paragraphedeliste"/>
              <w:numPr>
                <w:ilvl w:val="0"/>
                <w:numId w:val="45"/>
              </w:numPr>
              <w:rPr>
                <w:ins w:id="358" w:author="Raymond Jeff (Nter)" w:date="2020-01-13T13:20:00Z"/>
              </w:rPr>
            </w:pPr>
            <w:ins w:id="359" w:author="Raymond Jeff (Nter)" w:date="2020-01-13T13:20:00Z">
              <w:r>
                <w:t>Affaire</w:t>
              </w:r>
            </w:ins>
          </w:p>
          <w:p w14:paraId="73527F18" w14:textId="77777777" w:rsidR="008B4422" w:rsidRDefault="008B4422">
            <w:pPr>
              <w:rPr>
                <w:ins w:id="360" w:author="Raymond Jeff (Nter)" w:date="2020-01-13T13:29:00Z"/>
              </w:rPr>
            </w:pPr>
          </w:p>
          <w:p w14:paraId="468578A6" w14:textId="3547B0BB" w:rsidR="008B4422" w:rsidRDefault="008B4422" w:rsidP="00A67F12">
            <w:ins w:id="361" w:author="Raymond Jeff (Nter)" w:date="2020-01-13T13:29:00Z">
              <w:r>
                <w:t>Le service implé</w:t>
              </w:r>
              <w:r w:rsidR="00A2611D">
                <w:t>mente des patrons de conception</w:t>
              </w:r>
            </w:ins>
            <w:ins w:id="362" w:author="Raymond Jeff (Nter)" w:date="2020-01-14T15:20:00Z">
              <w:r w:rsidR="00A2611D">
                <w:t xml:space="preserve"> (ex. </w:t>
              </w:r>
            </w:ins>
            <w:ins w:id="363" w:author="Raymond Jeff (Nter)" w:date="2020-01-13T13:29:00Z">
              <w:r>
                <w:t>BFF</w:t>
              </w:r>
            </w:ins>
            <w:ins w:id="364" w:author="Raymond Jeff (Nter)" w:date="2020-01-14T15:21:00Z">
              <w:r w:rsidR="00A2611D">
                <w:t>)</w:t>
              </w:r>
            </w:ins>
          </w:p>
        </w:tc>
      </w:tr>
      <w:tr w:rsidR="00704F2C" w14:paraId="29D194FB" w14:textId="77777777" w:rsidTr="000C339B">
        <w:tc>
          <w:tcPr>
            <w:tcW w:w="1555" w:type="dxa"/>
          </w:tcPr>
          <w:p w14:paraId="005ED748" w14:textId="77777777" w:rsidR="00704F2C" w:rsidRDefault="00704F2C" w:rsidP="00D80A42">
            <w:r>
              <w:t>API</w:t>
            </w:r>
          </w:p>
        </w:tc>
        <w:tc>
          <w:tcPr>
            <w:tcW w:w="9497" w:type="dxa"/>
          </w:tcPr>
          <w:p w14:paraId="676E49CD" w14:textId="77777777" w:rsidR="00AC7208" w:rsidRDefault="00AC7208" w:rsidP="00AC7208">
            <w:r>
              <w:t>Interface qui e</w:t>
            </w:r>
            <w:r w:rsidR="00704F2C">
              <w:t xml:space="preserve">xpose un </w:t>
            </w:r>
            <w:r w:rsidR="00704F2C" w:rsidRPr="00F63DF8">
              <w:rPr>
                <w:b/>
              </w:rPr>
              <w:t>service</w:t>
            </w:r>
            <w:r w:rsidR="00704F2C">
              <w:t xml:space="preserve"> (ou plusieurs services) à un consommateur par le biais d’un contrat.</w:t>
            </w:r>
          </w:p>
          <w:p w14:paraId="23E4D358" w14:textId="77777777" w:rsidR="0056363E" w:rsidRDefault="0056363E" w:rsidP="000067D7">
            <w:pPr>
              <w:rPr>
                <w:ins w:id="365" w:author="Raymond Jeff (Nter)" w:date="2020-01-14T15:26:00Z"/>
              </w:rPr>
            </w:pPr>
          </w:p>
          <w:p w14:paraId="29F0FDE3" w14:textId="017793A0" w:rsidR="00AC7208" w:rsidRDefault="000067D7" w:rsidP="000067D7">
            <w:r>
              <w:t>Dans une architecture orientée service où le service est exposé par le biais du protocole HTTP à un consommateur, on parle en fait d’une</w:t>
            </w:r>
            <w:r w:rsidRPr="0056363E">
              <w:rPr>
                <w:b/>
                <w:rPrChange w:id="366" w:author="Raymond Jeff (Nter)" w:date="2020-01-14T15:26:00Z">
                  <w:rPr/>
                </w:rPrChange>
              </w:rPr>
              <w:t xml:space="preserve"> WEBAPI</w:t>
            </w:r>
            <w:r>
              <w:t xml:space="preserve">. </w:t>
            </w:r>
            <w:bookmarkStart w:id="367" w:name="_GoBack"/>
            <w:bookmarkEnd w:id="367"/>
            <w:r>
              <w:t>Par souci de simplifier le langage, le terme API est utilisé.</w:t>
            </w:r>
          </w:p>
          <w:p w14:paraId="78DA6D0F" w14:textId="77777777" w:rsidR="000067D7" w:rsidRDefault="00883552" w:rsidP="000067D7">
            <w:pPr>
              <w:rPr>
                <w:rStyle w:val="Lienhypertexte"/>
                <w:color w:val="auto"/>
                <w:u w:val="none"/>
              </w:rPr>
            </w:pPr>
            <w:hyperlink r:id="rId14" w:history="1">
              <w:r w:rsidR="000067D7">
                <w:rPr>
                  <w:rStyle w:val="Lienhypertexte"/>
                </w:rPr>
                <w:t>https://en.wikipedia.org/wiki/Web_API</w:t>
              </w:r>
            </w:hyperlink>
          </w:p>
          <w:p w14:paraId="725F74FA" w14:textId="77777777" w:rsidR="0056363E" w:rsidRDefault="0056363E" w:rsidP="008B4422">
            <w:pPr>
              <w:rPr>
                <w:ins w:id="368" w:author="Raymond Jeff (Nter)" w:date="2020-01-14T15:26:00Z"/>
                <w:rStyle w:val="Lienhypertexte"/>
                <w:color w:val="auto"/>
                <w:u w:val="none"/>
              </w:rPr>
            </w:pPr>
          </w:p>
          <w:p w14:paraId="5A3B501E" w14:textId="77777777" w:rsidR="008B4422" w:rsidRDefault="008B4422" w:rsidP="008B4422">
            <w:pPr>
              <w:rPr>
                <w:ins w:id="369" w:author="Raymond Jeff (Nter)" w:date="2020-01-13T13:20:00Z"/>
                <w:rStyle w:val="Lienhypertexte"/>
                <w:color w:val="auto"/>
                <w:u w:val="none"/>
              </w:rPr>
            </w:pPr>
            <w:commentRangeStart w:id="370"/>
            <w:ins w:id="371" w:author="Raymond Jeff (Nter)" w:date="2020-01-13T13:20:00Z">
              <w:r>
                <w:rPr>
                  <w:rStyle w:val="Lienhypertexte"/>
                  <w:color w:val="auto"/>
                  <w:u w:val="none"/>
                </w:rPr>
                <w:t>Il y a six types d’API (voir section suivante) :</w:t>
              </w:r>
            </w:ins>
          </w:p>
          <w:p w14:paraId="307D792F" w14:textId="77777777" w:rsidR="008B4422" w:rsidRDefault="008B4422" w:rsidP="008B4422">
            <w:pPr>
              <w:pStyle w:val="Paragraphedeliste"/>
              <w:numPr>
                <w:ilvl w:val="0"/>
                <w:numId w:val="45"/>
              </w:numPr>
              <w:rPr>
                <w:ins w:id="372" w:author="Raymond Jeff (Nter)" w:date="2020-01-13T13:20:00Z"/>
              </w:rPr>
            </w:pPr>
            <w:ins w:id="373" w:author="Raymond Jeff (Nter)" w:date="2020-01-13T13:20:00Z">
              <w:r>
                <w:t>Domaine</w:t>
              </w:r>
            </w:ins>
          </w:p>
          <w:p w14:paraId="589EDFFB" w14:textId="77777777" w:rsidR="008B4422" w:rsidRDefault="008B4422" w:rsidP="008B4422">
            <w:pPr>
              <w:pStyle w:val="Paragraphedeliste"/>
              <w:numPr>
                <w:ilvl w:val="0"/>
                <w:numId w:val="45"/>
              </w:numPr>
              <w:rPr>
                <w:ins w:id="374" w:author="Raymond Jeff (Nter)" w:date="2020-01-13T13:20:00Z"/>
              </w:rPr>
            </w:pPr>
            <w:ins w:id="375" w:author="Raymond Jeff (Nter)" w:date="2020-01-13T13:20:00Z">
              <w:r>
                <w:t>Applicatif</w:t>
              </w:r>
            </w:ins>
          </w:p>
          <w:p w14:paraId="62038D34" w14:textId="77777777" w:rsidR="008B4422" w:rsidRDefault="008B4422" w:rsidP="008B4422">
            <w:pPr>
              <w:pStyle w:val="Paragraphedeliste"/>
              <w:numPr>
                <w:ilvl w:val="0"/>
                <w:numId w:val="45"/>
              </w:numPr>
              <w:rPr>
                <w:ins w:id="376" w:author="Raymond Jeff (Nter)" w:date="2020-01-13T13:20:00Z"/>
              </w:rPr>
            </w:pPr>
            <w:ins w:id="377" w:author="Raymond Jeff (Nter)" w:date="2020-01-13T13:20:00Z">
              <w:r>
                <w:t>Affaire</w:t>
              </w:r>
            </w:ins>
          </w:p>
          <w:p w14:paraId="3D4CE8BF" w14:textId="77777777" w:rsidR="008B4422" w:rsidRPr="008B4422" w:rsidRDefault="008B4422" w:rsidP="008B4422">
            <w:pPr>
              <w:pStyle w:val="Paragraphedeliste"/>
              <w:numPr>
                <w:ilvl w:val="0"/>
                <w:numId w:val="45"/>
              </w:numPr>
              <w:rPr>
                <w:ins w:id="378" w:author="Raymond Jeff (Nter)" w:date="2020-01-13T13:20:00Z"/>
                <w:strike/>
                <w:rPrChange w:id="379" w:author="Raymond Jeff (Nter)" w:date="2020-01-13T13:30:00Z">
                  <w:rPr>
                    <w:ins w:id="380" w:author="Raymond Jeff (Nter)" w:date="2020-01-13T13:20:00Z"/>
                  </w:rPr>
                </w:rPrChange>
              </w:rPr>
            </w:pPr>
            <w:ins w:id="381" w:author="Raymond Jeff (Nter)" w:date="2020-01-13T13:20:00Z">
              <w:r w:rsidRPr="008B4422">
                <w:rPr>
                  <w:strike/>
                  <w:rPrChange w:id="382" w:author="Raymond Jeff (Nter)" w:date="2020-01-13T13:30:00Z">
                    <w:rPr/>
                  </w:rPrChange>
                </w:rPr>
                <w:t>BFF</w:t>
              </w:r>
            </w:ins>
          </w:p>
          <w:p w14:paraId="4A89AD98" w14:textId="628D9FA3" w:rsidR="008B4422" w:rsidRDefault="008B4422" w:rsidP="008B4422">
            <w:pPr>
              <w:pStyle w:val="Paragraphedeliste"/>
              <w:numPr>
                <w:ilvl w:val="0"/>
                <w:numId w:val="45"/>
              </w:numPr>
              <w:rPr>
                <w:ins w:id="383" w:author="Raymond Jeff (Nter)" w:date="2020-01-13T13:20:00Z"/>
              </w:rPr>
            </w:pPr>
            <w:ins w:id="384" w:author="Raymond Jeff (Nter)" w:date="2020-01-13T13:20:00Z">
              <w:r>
                <w:t>Externe</w:t>
              </w:r>
            </w:ins>
            <w:ins w:id="385" w:author="Raymond Jeff (Nter)" w:date="2020-01-13T13:33:00Z">
              <w:r w:rsidR="00377B6D">
                <w:t xml:space="preserve"> </w:t>
              </w:r>
            </w:ins>
          </w:p>
          <w:p w14:paraId="1ED581A1" w14:textId="77777777" w:rsidR="008B4422" w:rsidRDefault="008B4422" w:rsidP="008B4422">
            <w:pPr>
              <w:pStyle w:val="Paragraphedeliste"/>
              <w:numPr>
                <w:ilvl w:val="0"/>
                <w:numId w:val="45"/>
              </w:numPr>
              <w:rPr>
                <w:ins w:id="386" w:author="Raymond Jeff (Nter)" w:date="2020-01-13T13:20:00Z"/>
              </w:rPr>
            </w:pPr>
            <w:ins w:id="387" w:author="Raymond Jeff (Nter)" w:date="2020-01-13T13:20:00Z">
              <w:r>
                <w:t>Public</w:t>
              </w:r>
              <w:commentRangeEnd w:id="370"/>
              <w:r>
                <w:rPr>
                  <w:rStyle w:val="Marquedecommentaire"/>
                </w:rPr>
                <w:commentReference w:id="370"/>
              </w:r>
            </w:ins>
          </w:p>
          <w:p w14:paraId="2ED7EA7A" w14:textId="77777777" w:rsidR="008B4422" w:rsidRDefault="008B4422" w:rsidP="0080545F">
            <w:pPr>
              <w:rPr>
                <w:ins w:id="388" w:author="Raymond Jeff (Nter)" w:date="2020-01-13T13:20:00Z"/>
                <w:rStyle w:val="Lienhypertexte"/>
                <w:color w:val="auto"/>
                <w:u w:val="none"/>
              </w:rPr>
            </w:pPr>
          </w:p>
          <w:p w14:paraId="66BDDA87" w14:textId="2C4B279C" w:rsidR="0080545F" w:rsidDel="008B4422" w:rsidRDefault="0080545F" w:rsidP="000067D7">
            <w:pPr>
              <w:rPr>
                <w:del w:id="389" w:author="Raymond Jeff (Nter)" w:date="2020-01-13T13:20:00Z"/>
                <w:rStyle w:val="Lienhypertexte"/>
                <w:color w:val="auto"/>
                <w:u w:val="none"/>
              </w:rPr>
            </w:pPr>
            <w:commentRangeStart w:id="390"/>
            <w:del w:id="391" w:author="Raymond Jeff (Nter)" w:date="2020-01-13T13:20:00Z">
              <w:r w:rsidDel="008B4422">
                <w:rPr>
                  <w:rStyle w:val="Lienhypertexte"/>
                  <w:color w:val="auto"/>
                  <w:u w:val="none"/>
                </w:rPr>
                <w:delText>Il y a six types d’API (voir section suivante) :</w:delText>
              </w:r>
            </w:del>
          </w:p>
          <w:p w14:paraId="2B8BAFA2" w14:textId="57702477" w:rsidR="0080545F" w:rsidDel="008B4422" w:rsidRDefault="0080545F" w:rsidP="0080545F">
            <w:pPr>
              <w:pStyle w:val="Paragraphedeliste"/>
              <w:numPr>
                <w:ilvl w:val="0"/>
                <w:numId w:val="45"/>
              </w:numPr>
              <w:rPr>
                <w:del w:id="392" w:author="Raymond Jeff (Nter)" w:date="2020-01-13T13:20:00Z"/>
              </w:rPr>
            </w:pPr>
            <w:del w:id="393" w:author="Raymond Jeff (Nter)" w:date="2020-01-13T13:20:00Z">
              <w:r w:rsidDel="008B4422">
                <w:delText>Domaine</w:delText>
              </w:r>
            </w:del>
          </w:p>
          <w:p w14:paraId="6BF368E5" w14:textId="0433D7C1" w:rsidR="0080545F" w:rsidDel="008B4422" w:rsidRDefault="0080545F" w:rsidP="0080545F">
            <w:pPr>
              <w:pStyle w:val="Paragraphedeliste"/>
              <w:numPr>
                <w:ilvl w:val="0"/>
                <w:numId w:val="45"/>
              </w:numPr>
              <w:rPr>
                <w:del w:id="394" w:author="Raymond Jeff (Nter)" w:date="2020-01-13T13:20:00Z"/>
              </w:rPr>
            </w:pPr>
            <w:del w:id="395" w:author="Raymond Jeff (Nter)" w:date="2020-01-13T13:20:00Z">
              <w:r w:rsidDel="008B4422">
                <w:delText>Applicatif</w:delText>
              </w:r>
            </w:del>
          </w:p>
          <w:p w14:paraId="5938489C" w14:textId="53E8B784" w:rsidR="0080545F" w:rsidDel="008B4422" w:rsidRDefault="0080545F" w:rsidP="0080545F">
            <w:pPr>
              <w:pStyle w:val="Paragraphedeliste"/>
              <w:numPr>
                <w:ilvl w:val="0"/>
                <w:numId w:val="45"/>
              </w:numPr>
              <w:rPr>
                <w:del w:id="396" w:author="Raymond Jeff (Nter)" w:date="2020-01-13T13:20:00Z"/>
              </w:rPr>
            </w:pPr>
            <w:del w:id="397" w:author="Raymond Jeff (Nter)" w:date="2020-01-13T13:20:00Z">
              <w:r w:rsidDel="008B4422">
                <w:delText>Affaire</w:delText>
              </w:r>
            </w:del>
          </w:p>
          <w:p w14:paraId="2B5D8055" w14:textId="21D529D5" w:rsidR="0080545F" w:rsidDel="008B4422" w:rsidRDefault="0080545F" w:rsidP="0080545F">
            <w:pPr>
              <w:pStyle w:val="Paragraphedeliste"/>
              <w:numPr>
                <w:ilvl w:val="0"/>
                <w:numId w:val="45"/>
              </w:numPr>
              <w:rPr>
                <w:del w:id="398" w:author="Raymond Jeff (Nter)" w:date="2020-01-13T13:20:00Z"/>
              </w:rPr>
            </w:pPr>
            <w:del w:id="399" w:author="Raymond Jeff (Nter)" w:date="2020-01-13T13:20:00Z">
              <w:r w:rsidDel="008B4422">
                <w:delText>BFF</w:delText>
              </w:r>
            </w:del>
          </w:p>
          <w:p w14:paraId="4F4BD46F" w14:textId="09B292EB" w:rsidR="0080545F" w:rsidDel="008B4422" w:rsidRDefault="0080545F" w:rsidP="0080545F">
            <w:pPr>
              <w:pStyle w:val="Paragraphedeliste"/>
              <w:numPr>
                <w:ilvl w:val="0"/>
                <w:numId w:val="45"/>
              </w:numPr>
              <w:rPr>
                <w:del w:id="400" w:author="Raymond Jeff (Nter)" w:date="2020-01-13T13:20:00Z"/>
              </w:rPr>
            </w:pPr>
            <w:del w:id="401" w:author="Raymond Jeff (Nter)" w:date="2020-01-13T13:20:00Z">
              <w:r w:rsidDel="008B4422">
                <w:delText>Externe</w:delText>
              </w:r>
            </w:del>
          </w:p>
          <w:p w14:paraId="32DDB00E" w14:textId="0618DFA3" w:rsidR="0080545F" w:rsidDel="008B4422" w:rsidRDefault="0080545F" w:rsidP="0080545F">
            <w:pPr>
              <w:pStyle w:val="Paragraphedeliste"/>
              <w:numPr>
                <w:ilvl w:val="0"/>
                <w:numId w:val="45"/>
              </w:numPr>
              <w:rPr>
                <w:del w:id="402" w:author="Raymond Jeff (Nter)" w:date="2020-01-13T13:20:00Z"/>
              </w:rPr>
            </w:pPr>
            <w:del w:id="403" w:author="Raymond Jeff (Nter)" w:date="2020-01-13T13:20:00Z">
              <w:r w:rsidDel="008B4422">
                <w:delText>Public</w:delText>
              </w:r>
              <w:commentRangeEnd w:id="390"/>
              <w:r w:rsidR="004641C0" w:rsidDel="008B4422">
                <w:rPr>
                  <w:rStyle w:val="Marquedecommentaire"/>
                </w:rPr>
                <w:commentReference w:id="390"/>
              </w:r>
            </w:del>
          </w:p>
          <w:p w14:paraId="7A3950F9" w14:textId="77777777" w:rsidR="0080545F" w:rsidRDefault="0080545F" w:rsidP="0080545F"/>
          <w:p w14:paraId="261674EF" w14:textId="77AE8EC8" w:rsidR="0080545F" w:rsidRDefault="0080545F" w:rsidP="0080545F">
            <w:r>
              <w:t xml:space="preserve">Un </w:t>
            </w:r>
            <w:r w:rsidRPr="0080545F">
              <w:rPr>
                <w:b/>
              </w:rPr>
              <w:t>service</w:t>
            </w:r>
            <w:r>
              <w:t xml:space="preserve"> exposé par un API est de même type que cet API. </w:t>
            </w:r>
          </w:p>
          <w:p w14:paraId="5175A897" w14:textId="2198ED60" w:rsidR="0080545F" w:rsidRPr="0080545F" w:rsidRDefault="0080545F" w:rsidP="0080545F">
            <w:r>
              <w:t>Exemple : Un API de domaine expose un service de domaine.</w:t>
            </w:r>
          </w:p>
        </w:tc>
      </w:tr>
      <w:tr w:rsidR="00A67F12" w14:paraId="3DE73D46" w14:textId="77777777" w:rsidTr="000C339B">
        <w:tc>
          <w:tcPr>
            <w:tcW w:w="1555" w:type="dxa"/>
          </w:tcPr>
          <w:p w14:paraId="6A4EE630" w14:textId="2B21918C" w:rsidR="00A67F12" w:rsidRDefault="00A67F12" w:rsidP="00D80A42">
            <w:r>
              <w:t>Application</w:t>
            </w:r>
          </w:p>
        </w:tc>
        <w:tc>
          <w:tcPr>
            <w:tcW w:w="9497" w:type="dxa"/>
          </w:tcPr>
          <w:p w14:paraId="6FE1A0EB" w14:textId="0E7A4324" w:rsidR="00A67F12" w:rsidRDefault="00A67F12" w:rsidP="0056363E">
            <w:pPr>
              <w:pPrChange w:id="404" w:author="Raymond Jeff (Nter)" w:date="2020-01-14T15:24:00Z">
                <w:pPr/>
              </w:pPrChange>
            </w:pPr>
            <w:r>
              <w:t>Logiciel (avec ou sans interface utilisateur) utilisé par un u</w:t>
            </w:r>
            <w:r w:rsidR="001170B3">
              <w:t xml:space="preserve">tilisateur, un service </w:t>
            </w:r>
            <w:r w:rsidR="00C20038">
              <w:t xml:space="preserve">ou une autre application </w:t>
            </w:r>
            <w:r w:rsidR="001170B3">
              <w:t xml:space="preserve">et </w:t>
            </w:r>
            <w:commentRangeStart w:id="405"/>
            <w:commentRangeStart w:id="406"/>
            <w:r>
              <w:t xml:space="preserve">qui </w:t>
            </w:r>
            <w:ins w:id="407" w:author="Raymond Jeff (Nter)" w:date="2020-01-13T12:35:00Z">
              <w:r w:rsidR="00883552">
                <w:t xml:space="preserve">peut </w:t>
              </w:r>
            </w:ins>
            <w:ins w:id="408" w:author="Raymond Jeff (Nter)" w:date="2020-01-13T12:36:00Z">
              <w:r w:rsidR="00883552">
                <w:t>optionnel</w:t>
              </w:r>
            </w:ins>
            <w:ins w:id="409" w:author="Raymond Jeff (Nter)" w:date="2020-01-14T15:24:00Z">
              <w:r w:rsidR="0056363E">
                <w:t>lement</w:t>
              </w:r>
            </w:ins>
            <w:ins w:id="410" w:author="Raymond Jeff (Nter)" w:date="2020-01-13T12:36:00Z">
              <w:r w:rsidR="00883552">
                <w:t xml:space="preserve"> </w:t>
              </w:r>
            </w:ins>
            <w:ins w:id="411" w:author="Raymond Jeff (Nter)" w:date="2020-01-13T12:35:00Z">
              <w:r w:rsidR="00883552">
                <w:t>faire</w:t>
              </w:r>
            </w:ins>
            <w:del w:id="412" w:author="Raymond Jeff (Nter)" w:date="2020-01-13T12:35:00Z">
              <w:r w:rsidDel="00883552">
                <w:delText>fait</w:delText>
              </w:r>
            </w:del>
            <w:r>
              <w:t xml:space="preserve"> usage d’un ou plusieurs </w:t>
            </w:r>
            <w:r w:rsidRPr="00A67F12">
              <w:rPr>
                <w:b/>
              </w:rPr>
              <w:t>services</w:t>
            </w:r>
            <w:commentRangeEnd w:id="405"/>
            <w:r w:rsidR="00AA5D72">
              <w:rPr>
                <w:rStyle w:val="Marquedecommentaire"/>
              </w:rPr>
              <w:commentReference w:id="405"/>
            </w:r>
            <w:commentRangeEnd w:id="406"/>
            <w:r w:rsidR="00532A26">
              <w:rPr>
                <w:rStyle w:val="Marquedecommentaire"/>
              </w:rPr>
              <w:commentReference w:id="406"/>
            </w:r>
            <w:r>
              <w:t xml:space="preserve"> (directement ou par l’entremise d’une </w:t>
            </w:r>
            <w:r w:rsidRPr="00605AC3">
              <w:rPr>
                <w:b/>
              </w:rPr>
              <w:t>API</w:t>
            </w:r>
            <w:r w:rsidR="001170B3">
              <w:t xml:space="preserve">) pour réaliser </w:t>
            </w:r>
            <w:r>
              <w:t>une ou plusieurs fonctions d’affaires.</w:t>
            </w:r>
          </w:p>
        </w:tc>
      </w:tr>
      <w:tr w:rsidR="00704F2C" w14:paraId="7161F7CF" w14:textId="77777777" w:rsidTr="000C339B">
        <w:tc>
          <w:tcPr>
            <w:tcW w:w="1555" w:type="dxa"/>
          </w:tcPr>
          <w:p w14:paraId="684D272A" w14:textId="77777777" w:rsidR="00704F2C" w:rsidRDefault="00704F2C" w:rsidP="00D80A42">
            <w:r>
              <w:t>Macroservice</w:t>
            </w:r>
          </w:p>
        </w:tc>
        <w:tc>
          <w:tcPr>
            <w:tcW w:w="9497" w:type="dxa"/>
          </w:tcPr>
          <w:p w14:paraId="72E4691F" w14:textId="753A60D3" w:rsidR="00704F2C" w:rsidRDefault="00704F2C" w:rsidP="00D80A42">
            <w:r>
              <w:t xml:space="preserve">Composant </w:t>
            </w:r>
            <w:r w:rsidR="000C339B">
              <w:t xml:space="preserve">logiciel combinant à la fois une </w:t>
            </w:r>
            <w:r w:rsidR="000C339B" w:rsidRPr="000C339B">
              <w:rPr>
                <w:b/>
              </w:rPr>
              <w:t>API</w:t>
            </w:r>
            <w:r w:rsidR="000C339B">
              <w:t xml:space="preserve"> et un </w:t>
            </w:r>
            <w:r w:rsidRPr="000C339B">
              <w:rPr>
                <w:b/>
              </w:rPr>
              <w:t>Service</w:t>
            </w:r>
            <w:r>
              <w:t xml:space="preserve"> </w:t>
            </w:r>
            <w:r w:rsidR="0019325A">
              <w:t xml:space="preserve">de domaine </w:t>
            </w:r>
            <w:r>
              <w:t>ayant les caractéristiques suivantes :</w:t>
            </w:r>
          </w:p>
          <w:p w14:paraId="3FA1B58F" w14:textId="77777777" w:rsidR="00704F2C" w:rsidDel="00E35DF0" w:rsidRDefault="00704F2C" w:rsidP="00E35DF0">
            <w:pPr>
              <w:pStyle w:val="Paragraphedeliste"/>
              <w:numPr>
                <w:ilvl w:val="0"/>
                <w:numId w:val="19"/>
              </w:numPr>
              <w:rPr>
                <w:del w:id="413" w:author="Raymond Jeff (Nter)" w:date="2020-01-13T12:46:00Z"/>
              </w:rPr>
            </w:pPr>
            <w:del w:id="414" w:author="Raymond Jeff (Nter)" w:date="2020-01-13T12:46:00Z">
              <w:r w:rsidDel="00E35DF0">
                <w:delText xml:space="preserve">Partage ses données </w:delText>
              </w:r>
            </w:del>
          </w:p>
          <w:p w14:paraId="4C5F5639" w14:textId="77777777" w:rsidR="00E35DF0" w:rsidRDefault="00704F2C" w:rsidP="00E35DF0">
            <w:pPr>
              <w:pStyle w:val="Paragraphedeliste"/>
              <w:numPr>
                <w:ilvl w:val="0"/>
                <w:numId w:val="19"/>
              </w:numPr>
              <w:rPr>
                <w:ins w:id="415" w:author="Raymond Jeff (Nter)" w:date="2020-01-13T12:46:00Z"/>
              </w:rPr>
            </w:pPr>
            <w:r>
              <w:t xml:space="preserve">Déploiement monolithique </w:t>
            </w:r>
          </w:p>
          <w:p w14:paraId="6F087700" w14:textId="77777777" w:rsidR="00E35DF0" w:rsidRDefault="00E35DF0" w:rsidP="00E35DF0">
            <w:pPr>
              <w:pStyle w:val="Paragraphedeliste"/>
              <w:numPr>
                <w:ilvl w:val="0"/>
                <w:numId w:val="19"/>
              </w:numPr>
              <w:rPr>
                <w:ins w:id="416" w:author="Raymond Jeff (Nter)" w:date="2020-01-13T12:46:00Z"/>
              </w:rPr>
            </w:pPr>
            <w:ins w:id="417" w:author="Raymond Jeff (Nter)" w:date="2020-01-13T12:46:00Z">
              <w:r>
                <w:t xml:space="preserve">Typiquement </w:t>
              </w:r>
              <w:commentRangeStart w:id="418"/>
              <w:commentRangeStart w:id="419"/>
              <w:r>
                <w:t>couplé à une source de données partagée</w:t>
              </w:r>
              <w:commentRangeEnd w:id="418"/>
              <w:r>
                <w:rPr>
                  <w:rStyle w:val="Marquedecommentaire"/>
                </w:rPr>
                <w:commentReference w:id="418"/>
              </w:r>
            </w:ins>
            <w:commentRangeEnd w:id="419"/>
            <w:ins w:id="420" w:author="Raymond Jeff (Nter)" w:date="2020-01-13T12:49:00Z">
              <w:r w:rsidR="00532A26">
                <w:rPr>
                  <w:rStyle w:val="Marquedecommentaire"/>
                </w:rPr>
                <w:commentReference w:id="419"/>
              </w:r>
            </w:ins>
            <w:ins w:id="421" w:author="Raymond Jeff (Nter)" w:date="2020-01-13T12:46:00Z">
              <w:r>
                <w:t xml:space="preserve"> avec d’autres services.</w:t>
              </w:r>
            </w:ins>
          </w:p>
          <w:p w14:paraId="39BF0CFC" w14:textId="38A37144" w:rsidR="002C20E6" w:rsidRDefault="00E35DF0" w:rsidP="002C20E6">
            <w:pPr>
              <w:pStyle w:val="Paragraphedeliste"/>
              <w:numPr>
                <w:ilvl w:val="0"/>
                <w:numId w:val="19"/>
              </w:numPr>
            </w:pPr>
            <w:ins w:id="422" w:author="Raymond Jeff (Nter)" w:date="2020-01-13T12:46:00Z">
              <w:r>
                <w:t>Ne possède pas normalement les droits exclusifs de gestion de ses données dans la source de données partagée.</w:t>
              </w:r>
              <w:r w:rsidDel="00E35DF0">
                <w:t xml:space="preserve"> </w:t>
              </w:r>
            </w:ins>
            <w:del w:id="423" w:author="Raymond Jeff (Nter)" w:date="2020-01-13T12:46:00Z">
              <w:r w:rsidR="00704F2C" w:rsidDel="00E35DF0">
                <w:delText>fortement couplé aux données partagées</w:delText>
              </w:r>
            </w:del>
          </w:p>
        </w:tc>
      </w:tr>
      <w:tr w:rsidR="00704F2C" w14:paraId="7F675CD3" w14:textId="77777777" w:rsidTr="000C339B">
        <w:tc>
          <w:tcPr>
            <w:tcW w:w="1555" w:type="dxa"/>
          </w:tcPr>
          <w:p w14:paraId="566CBF5A" w14:textId="44FD9B73" w:rsidR="00704F2C" w:rsidRDefault="00D33969" w:rsidP="00D33969">
            <w:r>
              <w:t>Miniservice</w:t>
            </w:r>
          </w:p>
        </w:tc>
        <w:tc>
          <w:tcPr>
            <w:tcW w:w="9497" w:type="dxa"/>
          </w:tcPr>
          <w:p w14:paraId="62E62961" w14:textId="5AEBC791" w:rsidR="000C339B" w:rsidRDefault="000C339B" w:rsidP="000C339B">
            <w:r>
              <w:t xml:space="preserve">Composant logiciel combinant à la fois une </w:t>
            </w:r>
            <w:r w:rsidRPr="000C339B">
              <w:rPr>
                <w:b/>
              </w:rPr>
              <w:t>API</w:t>
            </w:r>
            <w:r>
              <w:t xml:space="preserve"> et un </w:t>
            </w:r>
            <w:r w:rsidRPr="000C339B">
              <w:rPr>
                <w:b/>
              </w:rPr>
              <w:t>Service</w:t>
            </w:r>
            <w:r>
              <w:t xml:space="preserve"> </w:t>
            </w:r>
            <w:r w:rsidR="0019325A">
              <w:t xml:space="preserve">de domaine </w:t>
            </w:r>
            <w:r>
              <w:t>ayant les caractéristiques suivantes :</w:t>
            </w:r>
          </w:p>
          <w:p w14:paraId="0345BE26" w14:textId="58786634" w:rsidR="00704F2C" w:rsidDel="00E35DF0" w:rsidRDefault="00704F2C" w:rsidP="000C339B">
            <w:pPr>
              <w:pStyle w:val="Paragraphedeliste"/>
              <w:numPr>
                <w:ilvl w:val="0"/>
                <w:numId w:val="17"/>
              </w:numPr>
              <w:rPr>
                <w:del w:id="424" w:author="Raymond Jeff (Nter)" w:date="2020-01-13T12:46:00Z"/>
              </w:rPr>
            </w:pPr>
            <w:del w:id="425" w:author="Raymond Jeff (Nter)" w:date="2020-01-13T12:46:00Z">
              <w:r w:rsidDel="00E35DF0">
                <w:delText xml:space="preserve">Partage ses données </w:delText>
              </w:r>
            </w:del>
          </w:p>
          <w:p w14:paraId="7DC787F3" w14:textId="77777777" w:rsidR="00883552" w:rsidRDefault="00704F2C" w:rsidP="00C708C9">
            <w:pPr>
              <w:pStyle w:val="Paragraphedeliste"/>
              <w:numPr>
                <w:ilvl w:val="0"/>
                <w:numId w:val="17"/>
              </w:numPr>
              <w:rPr>
                <w:ins w:id="426" w:author="Raymond Jeff (Nter)" w:date="2020-01-13T12:44:00Z"/>
              </w:rPr>
            </w:pPr>
            <w:r>
              <w:t xml:space="preserve">Déploiement indépendant </w:t>
            </w:r>
          </w:p>
          <w:p w14:paraId="2245581D" w14:textId="34ED2535" w:rsidR="002C20E6" w:rsidRDefault="00883552">
            <w:pPr>
              <w:pStyle w:val="Paragraphedeliste"/>
              <w:numPr>
                <w:ilvl w:val="0"/>
                <w:numId w:val="17"/>
              </w:numPr>
              <w:rPr>
                <w:ins w:id="427" w:author="Raymond Jeff (Nter)" w:date="2020-01-13T12:45:00Z"/>
              </w:rPr>
            </w:pPr>
            <w:ins w:id="428" w:author="Raymond Jeff (Nter)" w:date="2020-01-13T12:44:00Z">
              <w:r>
                <w:t xml:space="preserve">Typiquement </w:t>
              </w:r>
            </w:ins>
            <w:del w:id="429" w:author="Raymond Jeff (Nter)" w:date="2020-01-13T12:43:00Z">
              <w:r w:rsidR="00704F2C" w:rsidDel="00883552">
                <w:delText xml:space="preserve">non </w:delText>
              </w:r>
            </w:del>
            <w:r w:rsidR="00704F2C">
              <w:t xml:space="preserve">couplé </w:t>
            </w:r>
            <w:ins w:id="430" w:author="Raymond Jeff (Nter)" w:date="2020-01-13T12:45:00Z">
              <w:r>
                <w:t xml:space="preserve">à une </w:t>
              </w:r>
            </w:ins>
            <w:del w:id="431" w:author="Raymond Jeff (Nter)" w:date="2020-01-13T12:45:00Z">
              <w:r w:rsidR="00704F2C" w:rsidDel="00883552">
                <w:delText xml:space="preserve">aux </w:delText>
              </w:r>
            </w:del>
            <w:ins w:id="432" w:author="Raymond Jeff (Nter)" w:date="2020-01-13T12:44:00Z">
              <w:r>
                <w:t xml:space="preserve">source de </w:t>
              </w:r>
            </w:ins>
            <w:r w:rsidR="00704F2C">
              <w:t>données partagée</w:t>
            </w:r>
            <w:del w:id="433" w:author="Raymond Jeff (Nter)" w:date="2020-01-13T12:45:00Z">
              <w:r w:rsidR="00704F2C" w:rsidDel="00883552">
                <w:delText>s</w:delText>
              </w:r>
            </w:del>
            <w:ins w:id="434" w:author="Raymond Jeff (Nter)" w:date="2020-01-13T12:44:00Z">
              <w:r>
                <w:t xml:space="preserve"> avec d’autres services.</w:t>
              </w:r>
            </w:ins>
          </w:p>
          <w:p w14:paraId="259C7CAA" w14:textId="0A1B5712" w:rsidR="00883552" w:rsidRDefault="00883552" w:rsidP="002C20E6">
            <w:pPr>
              <w:pStyle w:val="Paragraphedeliste"/>
              <w:numPr>
                <w:ilvl w:val="0"/>
                <w:numId w:val="17"/>
              </w:numPr>
            </w:pPr>
            <w:ins w:id="435" w:author="Raymond Jeff (Nter)" w:date="2020-01-13T12:45:00Z">
              <w:r>
                <w:t xml:space="preserve">Possède normalement les droits exclusifs de </w:t>
              </w:r>
              <w:r w:rsidR="00E35DF0">
                <w:t>gestion de ses données dans la source de données partagée.</w:t>
              </w:r>
            </w:ins>
          </w:p>
        </w:tc>
      </w:tr>
      <w:tr w:rsidR="00704F2C" w14:paraId="095C6C65" w14:textId="77777777" w:rsidTr="000C339B">
        <w:tc>
          <w:tcPr>
            <w:tcW w:w="1555" w:type="dxa"/>
          </w:tcPr>
          <w:p w14:paraId="3B60FE0B" w14:textId="77777777" w:rsidR="00704F2C" w:rsidRDefault="00704F2C" w:rsidP="00D80A42">
            <w:r>
              <w:t>Microservice</w:t>
            </w:r>
          </w:p>
        </w:tc>
        <w:tc>
          <w:tcPr>
            <w:tcW w:w="9497" w:type="dxa"/>
          </w:tcPr>
          <w:p w14:paraId="60DCFAA2" w14:textId="2E5E705A" w:rsidR="000C339B" w:rsidRDefault="000C339B" w:rsidP="000C339B">
            <w:r>
              <w:t xml:space="preserve">Composant logiciel combinant à la fois une </w:t>
            </w:r>
            <w:r w:rsidRPr="000C339B">
              <w:rPr>
                <w:b/>
              </w:rPr>
              <w:t>API</w:t>
            </w:r>
            <w:r>
              <w:t xml:space="preserve"> et un </w:t>
            </w:r>
            <w:r w:rsidRPr="000C339B">
              <w:rPr>
                <w:b/>
              </w:rPr>
              <w:t>Service</w:t>
            </w:r>
            <w:r>
              <w:t xml:space="preserve"> </w:t>
            </w:r>
            <w:r w:rsidR="0019325A">
              <w:t xml:space="preserve">de domaine </w:t>
            </w:r>
            <w:r>
              <w:t>ayant les caractéristiques suivantes :</w:t>
            </w:r>
          </w:p>
          <w:p w14:paraId="4D1E2659" w14:textId="5949BDBB" w:rsidR="00E35DF0" w:rsidRDefault="00704F2C" w:rsidP="00E35DF0">
            <w:pPr>
              <w:pStyle w:val="Paragraphedeliste"/>
              <w:numPr>
                <w:ilvl w:val="0"/>
                <w:numId w:val="18"/>
              </w:numPr>
              <w:rPr>
                <w:ins w:id="436" w:author="Raymond Jeff (Nter)" w:date="2020-01-13T12:47:00Z"/>
              </w:rPr>
            </w:pPr>
            <w:r>
              <w:t>Gère ses propres données</w:t>
            </w:r>
            <w:ins w:id="437" w:author="Raymond Jeff (Nter)" w:date="2020-01-13T12:47:00Z">
              <w:r w:rsidR="00E35DF0">
                <w:t xml:space="preserve"> ; </w:t>
              </w:r>
            </w:ins>
            <w:ins w:id="438" w:author="Raymond Jeff (Nter)" w:date="2020-01-13T12:48:00Z">
              <w:r w:rsidR="00E35DF0">
                <w:t>c</w:t>
              </w:r>
            </w:ins>
            <w:ins w:id="439" w:author="Raymond Jeff (Nter)" w:date="2020-01-13T12:47:00Z">
              <w:r w:rsidR="00E35DF0">
                <w:t>ouplé uniquement à ses propres données</w:t>
              </w:r>
            </w:ins>
          </w:p>
          <w:p w14:paraId="51660685" w14:textId="3C276D9C" w:rsidR="00704F2C" w:rsidDel="00E35DF0" w:rsidRDefault="00704F2C" w:rsidP="000C339B">
            <w:pPr>
              <w:pStyle w:val="Paragraphedeliste"/>
              <w:numPr>
                <w:ilvl w:val="0"/>
                <w:numId w:val="18"/>
              </w:numPr>
              <w:rPr>
                <w:del w:id="440" w:author="Raymond Jeff (Nter)" w:date="2020-01-13T12:48:00Z"/>
              </w:rPr>
            </w:pPr>
          </w:p>
          <w:p w14:paraId="5214F734" w14:textId="7C17A788" w:rsidR="002C20E6" w:rsidRDefault="00704F2C" w:rsidP="002C20E6">
            <w:pPr>
              <w:pStyle w:val="Paragraphedeliste"/>
              <w:numPr>
                <w:ilvl w:val="0"/>
                <w:numId w:val="18"/>
              </w:numPr>
            </w:pPr>
            <w:r>
              <w:t xml:space="preserve">Déploiement indépendant </w:t>
            </w:r>
            <w:del w:id="441" w:author="Raymond Jeff (Nter)" w:date="2020-01-13T12:47:00Z">
              <w:r w:rsidDel="00E35DF0">
                <w:delText>fortement couplé à ses propres données</w:delText>
              </w:r>
            </w:del>
          </w:p>
        </w:tc>
      </w:tr>
      <w:tr w:rsidR="00704F2C" w:rsidRPr="00A47992" w14:paraId="51731754" w14:textId="77777777" w:rsidTr="000C339B">
        <w:tc>
          <w:tcPr>
            <w:tcW w:w="1555" w:type="dxa"/>
          </w:tcPr>
          <w:p w14:paraId="39B724C0" w14:textId="77777777" w:rsidR="00704F2C" w:rsidRDefault="00704F2C" w:rsidP="00D80A42">
            <w:r>
              <w:t>Nanoservice</w:t>
            </w:r>
          </w:p>
        </w:tc>
        <w:tc>
          <w:tcPr>
            <w:tcW w:w="9497" w:type="dxa"/>
          </w:tcPr>
          <w:p w14:paraId="194D1316" w14:textId="1395DA86" w:rsidR="000C339B" w:rsidRDefault="000C339B" w:rsidP="000C339B">
            <w:r>
              <w:t xml:space="preserve">Composant logiciel combinant à la fois une </w:t>
            </w:r>
            <w:r w:rsidRPr="000C339B">
              <w:rPr>
                <w:b/>
              </w:rPr>
              <w:t>API</w:t>
            </w:r>
            <w:r>
              <w:t xml:space="preserve"> et un </w:t>
            </w:r>
            <w:r w:rsidRPr="000C339B">
              <w:rPr>
                <w:b/>
              </w:rPr>
              <w:t>Service</w:t>
            </w:r>
            <w:r>
              <w:t xml:space="preserve"> </w:t>
            </w:r>
            <w:r w:rsidR="0019325A">
              <w:t xml:space="preserve">de domaine </w:t>
            </w:r>
            <w:r>
              <w:t>ayant les caractéristiques suivantes :</w:t>
            </w:r>
          </w:p>
          <w:p w14:paraId="08472486" w14:textId="5D6666BC" w:rsidR="00704F2C" w:rsidRDefault="00704F2C" w:rsidP="000C339B">
            <w:pPr>
              <w:pStyle w:val="Paragraphedeliste"/>
              <w:numPr>
                <w:ilvl w:val="0"/>
                <w:numId w:val="20"/>
              </w:numPr>
            </w:pPr>
            <w:r>
              <w:t>Réalise une seule est unique tâche. Habituellement une portion (et non la totalité) d’une fonction d’affaires</w:t>
            </w:r>
          </w:p>
          <w:p w14:paraId="2C50E0BA" w14:textId="77777777" w:rsidR="00704F2C" w:rsidRDefault="00704F2C" w:rsidP="00D80A42">
            <w:pPr>
              <w:pStyle w:val="Paragraphedeliste"/>
              <w:numPr>
                <w:ilvl w:val="0"/>
                <w:numId w:val="20"/>
              </w:numPr>
            </w:pPr>
            <w:r>
              <w:t>Offre un seul et unique point d’accès (</w:t>
            </w:r>
            <w:r w:rsidRPr="009200B3">
              <w:rPr>
                <w:i/>
              </w:rPr>
              <w:t>end-point</w:t>
            </w:r>
            <w:r>
              <w:t>, route)</w:t>
            </w:r>
          </w:p>
          <w:p w14:paraId="35CA1451" w14:textId="77777777" w:rsidR="00704F2C" w:rsidRDefault="00704F2C" w:rsidP="00D80A42">
            <w:pPr>
              <w:pStyle w:val="Paragraphedeliste"/>
              <w:numPr>
                <w:ilvl w:val="0"/>
                <w:numId w:val="20"/>
              </w:numPr>
            </w:pPr>
            <w:r>
              <w:t>Déploiement indépendant et totalement découplé.</w:t>
            </w:r>
          </w:p>
          <w:p w14:paraId="247A2B9D" w14:textId="77777777" w:rsidR="00704F2C" w:rsidRDefault="00704F2C" w:rsidP="00D80A42">
            <w:pPr>
              <w:pStyle w:val="Paragraphedeliste"/>
              <w:numPr>
                <w:ilvl w:val="0"/>
                <w:numId w:val="20"/>
              </w:numPr>
            </w:pPr>
            <w:r w:rsidRPr="002C20E6">
              <w:rPr>
                <w:u w:val="single"/>
              </w:rPr>
              <w:t>Peut utiliser</w:t>
            </w:r>
            <w:r>
              <w:t xml:space="preserve"> l’agrégation, la composition ou encore l’orchestration dans la réalisation de sa tâche.</w:t>
            </w:r>
          </w:p>
          <w:p w14:paraId="7DE7E4BF" w14:textId="77777777" w:rsidR="00704F2C" w:rsidRPr="00405619" w:rsidRDefault="00704F2C" w:rsidP="00D80A42">
            <w:pPr>
              <w:rPr>
                <w:lang w:val="en-CA"/>
              </w:rPr>
            </w:pPr>
            <w:r w:rsidRPr="00405619">
              <w:rPr>
                <w:lang w:val="en-CA"/>
              </w:rPr>
              <w:lastRenderedPageBreak/>
              <w:t xml:space="preserve">Autres termes :  </w:t>
            </w:r>
            <w:r w:rsidRPr="00405619">
              <w:rPr>
                <w:i/>
                <w:lang w:val="en-CA"/>
              </w:rPr>
              <w:t>serverless functionality</w:t>
            </w:r>
            <w:r w:rsidRPr="00405619">
              <w:rPr>
                <w:lang w:val="en-CA"/>
              </w:rPr>
              <w:t xml:space="preserve">, </w:t>
            </w:r>
            <w:r w:rsidRPr="00405619">
              <w:rPr>
                <w:i/>
                <w:lang w:val="en-CA"/>
              </w:rPr>
              <w:t>function as a service</w:t>
            </w:r>
            <w:r w:rsidRPr="00405619">
              <w:rPr>
                <w:lang w:val="en-CA"/>
              </w:rPr>
              <w:t xml:space="preserve"> (FaaS) </w:t>
            </w:r>
          </w:p>
          <w:p w14:paraId="443F74DD" w14:textId="77777777" w:rsidR="00704F2C" w:rsidRPr="00405619" w:rsidRDefault="00883552" w:rsidP="00D80A42">
            <w:pPr>
              <w:rPr>
                <w:lang w:val="en-CA"/>
              </w:rPr>
            </w:pPr>
            <w:hyperlink r:id="rId15" w:history="1">
              <w:r w:rsidR="00704F2C" w:rsidRPr="00405619">
                <w:rPr>
                  <w:rStyle w:val="Lienhypertexte"/>
                  <w:sz w:val="18"/>
                  <w:lang w:val="en-CA"/>
                </w:rPr>
                <w:t>https://peterdaugaardrasmussen.com/2019/08/14/what-is-a-nano-service/</w:t>
              </w:r>
            </w:hyperlink>
          </w:p>
        </w:tc>
      </w:tr>
    </w:tbl>
    <w:p w14:paraId="4752D193" w14:textId="77777777" w:rsidR="00704F2C" w:rsidRPr="00405619" w:rsidRDefault="00704F2C" w:rsidP="00704F2C">
      <w:pPr>
        <w:spacing w:after="0"/>
        <w:rPr>
          <w:lang w:val="en-CA"/>
        </w:rPr>
      </w:pPr>
    </w:p>
    <w:p w14:paraId="1E7C348C" w14:textId="6B3EA4C6" w:rsidR="000C339B" w:rsidRPr="00405619" w:rsidRDefault="000C339B" w:rsidP="00704F2C">
      <w:pPr>
        <w:rPr>
          <w:lang w:val="en-CA"/>
        </w:rPr>
      </w:pPr>
    </w:p>
    <w:p w14:paraId="1AC0E4DA" w14:textId="77777777" w:rsidR="00763896" w:rsidRPr="00405619" w:rsidRDefault="00763896" w:rsidP="00704F2C">
      <w:pPr>
        <w:rPr>
          <w:rFonts w:asciiTheme="majorHAnsi" w:eastAsiaTheme="majorEastAsia" w:hAnsiTheme="majorHAnsi" w:cstheme="majorBidi"/>
          <w:color w:val="2E74B5" w:themeColor="accent1" w:themeShade="BF"/>
          <w:sz w:val="32"/>
          <w:szCs w:val="32"/>
          <w:lang w:val="en-CA"/>
        </w:rPr>
        <w:sectPr w:rsidR="00763896" w:rsidRPr="00405619" w:rsidSect="003A462E">
          <w:headerReference w:type="even" r:id="rId16"/>
          <w:headerReference w:type="default" r:id="rId17"/>
          <w:footerReference w:type="even" r:id="rId18"/>
          <w:footerReference w:type="default" r:id="rId19"/>
          <w:headerReference w:type="first" r:id="rId20"/>
          <w:footerReference w:type="first" r:id="rId21"/>
          <w:pgSz w:w="12240" w:h="20160" w:code="5"/>
          <w:pgMar w:top="720" w:right="720" w:bottom="720" w:left="720" w:header="708" w:footer="708" w:gutter="0"/>
          <w:cols w:space="708"/>
          <w:docGrid w:linePitch="360"/>
        </w:sectPr>
      </w:pPr>
    </w:p>
    <w:p w14:paraId="4F3EC8FF" w14:textId="733A32EF" w:rsidR="00704F2C" w:rsidRPr="00405619" w:rsidRDefault="00704F2C" w:rsidP="00704F2C">
      <w:pPr>
        <w:rPr>
          <w:rFonts w:asciiTheme="majorHAnsi" w:eastAsiaTheme="majorEastAsia" w:hAnsiTheme="majorHAnsi" w:cstheme="majorBidi"/>
          <w:color w:val="2E74B5" w:themeColor="accent1" w:themeShade="BF"/>
          <w:sz w:val="32"/>
          <w:szCs w:val="32"/>
          <w:lang w:val="en-CA"/>
        </w:rPr>
      </w:pPr>
    </w:p>
    <w:p w14:paraId="676B1DB8" w14:textId="3596D158" w:rsidR="00E07ACC" w:rsidRDefault="00E07ACC" w:rsidP="00E07ACC">
      <w:pPr>
        <w:pStyle w:val="Titre2"/>
      </w:pPr>
      <w:bookmarkStart w:id="442" w:name="_Toc27694610"/>
      <w:r>
        <w:t>Types d’API</w:t>
      </w:r>
      <w:bookmarkEnd w:id="442"/>
    </w:p>
    <w:tbl>
      <w:tblPr>
        <w:tblStyle w:val="Grilledutableau"/>
        <w:tblW w:w="15785" w:type="dxa"/>
        <w:tblLook w:val="04A0" w:firstRow="1" w:lastRow="0" w:firstColumn="1" w:lastColumn="0" w:noHBand="0" w:noVBand="1"/>
      </w:tblPr>
      <w:tblGrid>
        <w:gridCol w:w="1693"/>
        <w:gridCol w:w="12108"/>
        <w:gridCol w:w="1984"/>
      </w:tblGrid>
      <w:tr w:rsidR="00D756BE" w14:paraId="37043C0E" w14:textId="77777777" w:rsidTr="00D756BE">
        <w:tc>
          <w:tcPr>
            <w:tcW w:w="1693" w:type="dxa"/>
            <w:shd w:val="clear" w:color="auto" w:fill="D9D9D9" w:themeFill="background1" w:themeFillShade="D9"/>
          </w:tcPr>
          <w:p w14:paraId="136011C9" w14:textId="6CC85BFB" w:rsidR="00D756BE" w:rsidRPr="000B2861" w:rsidRDefault="00D756BE" w:rsidP="00763896">
            <w:pPr>
              <w:rPr>
                <w:b/>
              </w:rPr>
            </w:pPr>
            <w:r>
              <w:rPr>
                <w:b/>
              </w:rPr>
              <w:t>Type</w:t>
            </w:r>
          </w:p>
        </w:tc>
        <w:tc>
          <w:tcPr>
            <w:tcW w:w="12108" w:type="dxa"/>
            <w:shd w:val="clear" w:color="auto" w:fill="D9D9D9" w:themeFill="background1" w:themeFillShade="D9"/>
          </w:tcPr>
          <w:p w14:paraId="6796FBBF" w14:textId="5443006B" w:rsidR="00D756BE" w:rsidRPr="000B2861" w:rsidRDefault="00D756BE" w:rsidP="00763896">
            <w:pPr>
              <w:rPr>
                <w:b/>
              </w:rPr>
            </w:pPr>
            <w:r>
              <w:rPr>
                <w:b/>
              </w:rPr>
              <w:t>Définition et responsabilité</w:t>
            </w:r>
          </w:p>
        </w:tc>
        <w:tc>
          <w:tcPr>
            <w:tcW w:w="1984" w:type="dxa"/>
            <w:shd w:val="clear" w:color="auto" w:fill="D9D9D9" w:themeFill="background1" w:themeFillShade="D9"/>
          </w:tcPr>
          <w:p w14:paraId="0209D672" w14:textId="4F517D8E" w:rsidR="00D756BE" w:rsidRDefault="00D756BE" w:rsidP="00763290">
            <w:pPr>
              <w:jc w:val="center"/>
              <w:rPr>
                <w:b/>
              </w:rPr>
            </w:pPr>
            <w:r>
              <w:rPr>
                <w:b/>
              </w:rPr>
              <w:t>Zone ou domaine d’implantation</w:t>
            </w:r>
          </w:p>
        </w:tc>
      </w:tr>
      <w:tr w:rsidR="00D756BE" w14:paraId="05C490E7" w14:textId="77777777" w:rsidTr="00D756BE">
        <w:tc>
          <w:tcPr>
            <w:tcW w:w="1693" w:type="dxa"/>
          </w:tcPr>
          <w:p w14:paraId="3880C6F1" w14:textId="200C8C4C" w:rsidR="00D756BE" w:rsidRDefault="00D756BE" w:rsidP="00763290">
            <w:r>
              <w:t>API domaine</w:t>
            </w:r>
          </w:p>
        </w:tc>
        <w:tc>
          <w:tcPr>
            <w:tcW w:w="12108" w:type="dxa"/>
          </w:tcPr>
          <w:p w14:paraId="3F5CEDEF" w14:textId="6DEF1641" w:rsidR="00D756BE" w:rsidRPr="005E3FCA" w:rsidRDefault="00D756BE" w:rsidP="00763290">
            <w:pPr>
              <w:rPr>
                <w:rFonts w:cstheme="minorHAnsi"/>
                <w:color w:val="000000"/>
              </w:rPr>
            </w:pPr>
            <w:commentRangeStart w:id="443"/>
            <w:commentRangeStart w:id="444"/>
            <w:r w:rsidRPr="007D6ED5">
              <w:rPr>
                <w:rFonts w:cstheme="minorHAnsi"/>
                <w:b/>
                <w:color w:val="0000FF"/>
              </w:rPr>
              <w:t>Contient la logique d'affaires</w:t>
            </w:r>
            <w:r w:rsidRPr="005E3FCA">
              <w:rPr>
                <w:rFonts w:cstheme="minorHAnsi"/>
                <w:color w:val="000000"/>
              </w:rPr>
              <w:t xml:space="preserve"> </w:t>
            </w:r>
            <w:commentRangeEnd w:id="443"/>
            <w:r w:rsidR="00F04F93">
              <w:rPr>
                <w:rStyle w:val="Marquedecommentaire"/>
              </w:rPr>
              <w:commentReference w:id="443"/>
            </w:r>
            <w:commentRangeEnd w:id="444"/>
            <w:r w:rsidR="00532A26">
              <w:rPr>
                <w:rStyle w:val="Marquedecommentaire"/>
              </w:rPr>
              <w:commentReference w:id="444"/>
            </w:r>
            <w:r w:rsidRPr="005E3FCA">
              <w:rPr>
                <w:rFonts w:cstheme="minorHAnsi"/>
                <w:color w:val="000000"/>
              </w:rPr>
              <w:t xml:space="preserve">représentant une capacité d’affaires </w:t>
            </w:r>
            <w:r>
              <w:rPr>
                <w:rFonts w:cstheme="minorHAnsi"/>
                <w:color w:val="000000"/>
              </w:rPr>
              <w:t>ou une fonction d’affaires associée à un domaine de l’entreprise.</w:t>
            </w:r>
          </w:p>
          <w:p w14:paraId="6B20B041" w14:textId="433F2754" w:rsidR="00D756BE" w:rsidRPr="005E3FCA" w:rsidRDefault="00D756BE" w:rsidP="00763290">
            <w:pPr>
              <w:rPr>
                <w:rFonts w:cstheme="minorHAnsi"/>
              </w:rPr>
            </w:pPr>
            <w:r w:rsidRPr="005E3FCA">
              <w:rPr>
                <w:rFonts w:cstheme="minorHAnsi"/>
              </w:rPr>
              <w:t xml:space="preserve">Intervient seulement comme </w:t>
            </w:r>
            <w:r w:rsidRPr="005E3FCA">
              <w:rPr>
                <w:rFonts w:cstheme="minorHAnsi"/>
                <w:u w:val="single"/>
              </w:rPr>
              <w:t>participant</w:t>
            </w:r>
            <w:r>
              <w:rPr>
                <w:rFonts w:cstheme="minorHAnsi"/>
              </w:rPr>
              <w:t xml:space="preserve"> à un</w:t>
            </w:r>
            <w:r w:rsidRPr="005E3FCA">
              <w:rPr>
                <w:rFonts w:cstheme="minorHAnsi"/>
              </w:rPr>
              <w:t xml:space="preserve"> processus d'affaires</w:t>
            </w:r>
            <w:r>
              <w:rPr>
                <w:rFonts w:cstheme="minorHAnsi"/>
              </w:rPr>
              <w:t xml:space="preserve"> ou applicatif</w:t>
            </w:r>
            <w:r w:rsidRPr="005E3FCA">
              <w:rPr>
                <w:rFonts w:cstheme="minorHAnsi"/>
              </w:rPr>
              <w:t xml:space="preserve">. </w:t>
            </w:r>
            <w:r w:rsidRPr="005E3FCA">
              <w:rPr>
                <w:rFonts w:cstheme="minorHAnsi"/>
                <w:u w:val="single"/>
              </w:rPr>
              <w:t>N’est pas</w:t>
            </w:r>
            <w:r w:rsidRPr="005E3FCA">
              <w:rPr>
                <w:rFonts w:cstheme="minorHAnsi"/>
              </w:rPr>
              <w:t xml:space="preserve"> le processus.</w:t>
            </w:r>
          </w:p>
          <w:p w14:paraId="6016A3EC" w14:textId="5AABD019" w:rsidR="00D756BE" w:rsidRDefault="00D756BE" w:rsidP="00763290">
            <w:pPr>
              <w:rPr>
                <w:rFonts w:cstheme="minorHAnsi"/>
              </w:rPr>
            </w:pPr>
            <w:r w:rsidRPr="005E3FCA">
              <w:rPr>
                <w:rFonts w:cstheme="minorHAnsi"/>
              </w:rPr>
              <w:t xml:space="preserve">Les </w:t>
            </w:r>
            <w:r>
              <w:rPr>
                <w:rFonts w:cstheme="minorHAnsi"/>
              </w:rPr>
              <w:t>API</w:t>
            </w:r>
            <w:r w:rsidRPr="005E3FCA">
              <w:rPr>
                <w:rFonts w:cstheme="minorHAnsi"/>
              </w:rPr>
              <w:t xml:space="preserve"> de domaine </w:t>
            </w:r>
            <w:r w:rsidR="00585E5B">
              <w:rPr>
                <w:rFonts w:cstheme="minorHAnsi"/>
              </w:rPr>
              <w:t xml:space="preserve">de type microservice </w:t>
            </w:r>
            <w:r w:rsidRPr="005E3FCA">
              <w:rPr>
                <w:rFonts w:cstheme="minorHAnsi"/>
              </w:rPr>
              <w:t xml:space="preserve">qui englobent une </w:t>
            </w:r>
            <w:commentRangeStart w:id="445"/>
            <w:commentRangeStart w:id="446"/>
            <w:r w:rsidRPr="005E3FCA">
              <w:rPr>
                <w:rFonts w:cstheme="minorHAnsi"/>
              </w:rPr>
              <w:t xml:space="preserve">capacité d’affaires </w:t>
            </w:r>
            <w:commentRangeEnd w:id="445"/>
            <w:r w:rsidR="00F04F93">
              <w:rPr>
                <w:rStyle w:val="Marquedecommentaire"/>
              </w:rPr>
              <w:commentReference w:id="445"/>
            </w:r>
            <w:commentRangeEnd w:id="446"/>
            <w:r w:rsidR="00532A26">
              <w:rPr>
                <w:rStyle w:val="Marquedecommentaire"/>
              </w:rPr>
              <w:commentReference w:id="446"/>
            </w:r>
            <w:r w:rsidRPr="00585E5B">
              <w:rPr>
                <w:rFonts w:cstheme="minorHAnsi"/>
                <w:u w:val="single"/>
              </w:rPr>
              <w:t>atomique</w:t>
            </w:r>
            <w:r w:rsidRPr="005E3FCA">
              <w:rPr>
                <w:rFonts w:cstheme="minorHAnsi"/>
              </w:rPr>
              <w:t xml:space="preserve"> et qui n’ont qu’une seule responsabilité</w:t>
            </w:r>
            <w:r w:rsidR="00585E5B">
              <w:rPr>
                <w:rFonts w:cstheme="minorHAnsi"/>
              </w:rPr>
              <w:t xml:space="preserve"> (fonction d’affaires)</w:t>
            </w:r>
            <w:r w:rsidRPr="005E3FCA">
              <w:rPr>
                <w:rFonts w:cstheme="minorHAnsi"/>
              </w:rPr>
              <w:t>, peuvent être</w:t>
            </w:r>
            <w:r>
              <w:rPr>
                <w:rFonts w:cstheme="minorHAnsi"/>
              </w:rPr>
              <w:t xml:space="preserve"> considérées comme des API </w:t>
            </w:r>
            <w:r w:rsidRPr="005E3FCA">
              <w:rPr>
                <w:rFonts w:cstheme="minorHAnsi"/>
              </w:rPr>
              <w:t>d’affaires.</w:t>
            </w:r>
          </w:p>
          <w:p w14:paraId="456BD18B" w14:textId="7AD0979A" w:rsidR="00D756BE" w:rsidRPr="0031302D" w:rsidRDefault="00D756BE" w:rsidP="00763290">
            <w:pPr>
              <w:rPr>
                <w:rFonts w:cstheme="minorHAnsi"/>
                <w:color w:val="FF0000"/>
              </w:rPr>
            </w:pPr>
            <w:r w:rsidRPr="0031302D">
              <w:rPr>
                <w:rFonts w:cstheme="minorHAnsi"/>
                <w:color w:val="FF0000"/>
              </w:rPr>
              <w:t xml:space="preserve">Peuvent faire de l’agrégation dans un contexte EDA (ex. microservice </w:t>
            </w:r>
            <w:commentRangeStart w:id="447"/>
            <w:commentRangeStart w:id="448"/>
            <w:r w:rsidRPr="0031302D">
              <w:rPr>
                <w:rFonts w:cstheme="minorHAnsi"/>
                <w:color w:val="FF0000"/>
              </w:rPr>
              <w:t>d’agrégation</w:t>
            </w:r>
            <w:commentRangeEnd w:id="447"/>
            <w:r w:rsidR="0031302D">
              <w:rPr>
                <w:rStyle w:val="Marquedecommentaire"/>
              </w:rPr>
              <w:commentReference w:id="447"/>
            </w:r>
            <w:commentRangeEnd w:id="448"/>
            <w:r w:rsidR="00532A26">
              <w:rPr>
                <w:rStyle w:val="Marquedecommentaire"/>
              </w:rPr>
              <w:commentReference w:id="448"/>
            </w:r>
            <w:r w:rsidRPr="0031302D">
              <w:rPr>
                <w:rFonts w:cstheme="minorHAnsi"/>
                <w:color w:val="FF0000"/>
              </w:rPr>
              <w:t>)</w:t>
            </w:r>
          </w:p>
          <w:p w14:paraId="31615830" w14:textId="77777777" w:rsidR="00D756BE" w:rsidRDefault="00D756BE" w:rsidP="001A1677">
            <w:pPr>
              <w:rPr>
                <w:rFonts w:cstheme="minorHAnsi"/>
              </w:rPr>
            </w:pPr>
            <w:r>
              <w:rPr>
                <w:rFonts w:cstheme="minorHAnsi"/>
              </w:rPr>
              <w:t>Les différents sous-types d’API de domaine sont :</w:t>
            </w:r>
          </w:p>
          <w:p w14:paraId="416D3B4A" w14:textId="59F9AD1F" w:rsidR="00D756BE" w:rsidRDefault="00D756BE" w:rsidP="001A1677">
            <w:pPr>
              <w:pStyle w:val="Paragraphedeliste"/>
              <w:numPr>
                <w:ilvl w:val="0"/>
                <w:numId w:val="32"/>
              </w:numPr>
            </w:pPr>
            <w:r>
              <w:t>Macro (service)</w:t>
            </w:r>
          </w:p>
          <w:p w14:paraId="477A15C5" w14:textId="5A735CBF" w:rsidR="00D756BE" w:rsidRDefault="00D756BE" w:rsidP="001A1677">
            <w:pPr>
              <w:pStyle w:val="Paragraphedeliste"/>
              <w:numPr>
                <w:ilvl w:val="0"/>
                <w:numId w:val="32"/>
              </w:numPr>
            </w:pPr>
            <w:r>
              <w:t>Mini (service)</w:t>
            </w:r>
          </w:p>
          <w:p w14:paraId="2AF1D899" w14:textId="179A7A53" w:rsidR="00D756BE" w:rsidRDefault="00D756BE" w:rsidP="001A1677">
            <w:pPr>
              <w:pStyle w:val="Paragraphedeliste"/>
              <w:numPr>
                <w:ilvl w:val="0"/>
                <w:numId w:val="32"/>
              </w:numPr>
            </w:pPr>
            <w:r>
              <w:t>Micro (service)</w:t>
            </w:r>
          </w:p>
          <w:p w14:paraId="638FEE76" w14:textId="77777777" w:rsidR="00D756BE" w:rsidRDefault="00D756BE" w:rsidP="001A1677">
            <w:pPr>
              <w:pStyle w:val="Paragraphedeliste"/>
              <w:numPr>
                <w:ilvl w:val="0"/>
                <w:numId w:val="32"/>
              </w:numPr>
            </w:pPr>
            <w:r>
              <w:t>Nano (service)</w:t>
            </w:r>
          </w:p>
          <w:p w14:paraId="3122842C" w14:textId="77777777" w:rsidR="003F5EC9" w:rsidRDefault="003F5EC9" w:rsidP="00E81D92"/>
          <w:p w14:paraId="020C58A3" w14:textId="75F2566E" w:rsidR="00E81D92" w:rsidRDefault="003F5EC9" w:rsidP="00E81D92">
            <w:commentRangeStart w:id="449"/>
            <w:commentRangeStart w:id="450"/>
            <w:r>
              <w:t>Macro/Mini</w:t>
            </w:r>
            <w:commentRangeEnd w:id="449"/>
            <w:r w:rsidR="0062780A">
              <w:rPr>
                <w:rStyle w:val="Marquedecommentaire"/>
              </w:rPr>
              <w:commentReference w:id="449"/>
            </w:r>
            <w:commentRangeEnd w:id="450"/>
            <w:r w:rsidR="00532A26">
              <w:rPr>
                <w:rStyle w:val="Marquedecommentaire"/>
              </w:rPr>
              <w:commentReference w:id="450"/>
            </w:r>
            <w:r>
              <w:t xml:space="preserve">/Micro : </w:t>
            </w:r>
            <w:hyperlink r:id="rId22" w:history="1">
              <w:r w:rsidR="00065E94">
                <w:rPr>
                  <w:rStyle w:val="Lienhypertexte"/>
                </w:rPr>
                <w:t>https://www.gartner.com/document/3953730?ref=solrAll&amp;refval=236026567</w:t>
              </w:r>
            </w:hyperlink>
          </w:p>
          <w:p w14:paraId="6D999946" w14:textId="37F1BBB5" w:rsidR="003F5EC9" w:rsidRDefault="00532A26" w:rsidP="00E81D92">
            <w:ins w:id="451" w:author="Raymond Jeff (Nter)" w:date="2020-01-13T12:53:00Z">
              <w:r>
                <w:t>**</w:t>
              </w:r>
            </w:ins>
            <w:ins w:id="452" w:author="Raymond Jeff (Nter)" w:date="2020-01-13T12:52:00Z">
              <w:r>
                <w:t>Les macro et mini services ne</w:t>
              </w:r>
            </w:ins>
            <w:ins w:id="453" w:author="Raymond Jeff (Nter)" w:date="2020-01-13T12:53:00Z">
              <w:r>
                <w:t xml:space="preserve"> se conforment pas aux normes MSA (microservices).</w:t>
              </w:r>
            </w:ins>
          </w:p>
        </w:tc>
        <w:tc>
          <w:tcPr>
            <w:tcW w:w="1984" w:type="dxa"/>
          </w:tcPr>
          <w:p w14:paraId="2C45DD4E" w14:textId="11FB05B1" w:rsidR="00D756BE" w:rsidRDefault="00D756BE" w:rsidP="001A1677">
            <w:pPr>
              <w:jc w:val="center"/>
            </w:pPr>
            <w:r>
              <w:t>Domaine d’intégration</w:t>
            </w:r>
          </w:p>
        </w:tc>
      </w:tr>
      <w:tr w:rsidR="00D756BE" w14:paraId="5BA232D6" w14:textId="77777777" w:rsidTr="00D756BE">
        <w:tc>
          <w:tcPr>
            <w:tcW w:w="1693" w:type="dxa"/>
          </w:tcPr>
          <w:p w14:paraId="42ADAA88" w14:textId="44A2E409" w:rsidR="00D756BE" w:rsidRDefault="00D756BE" w:rsidP="00762E6F">
            <w:r>
              <w:t>API applicatif</w:t>
            </w:r>
          </w:p>
        </w:tc>
        <w:tc>
          <w:tcPr>
            <w:tcW w:w="12108" w:type="dxa"/>
          </w:tcPr>
          <w:p w14:paraId="1FAED426" w14:textId="77777777" w:rsidR="004211CD" w:rsidRDefault="00D756BE" w:rsidP="0050612D">
            <w:r>
              <w:t xml:space="preserve">Héberge les règles spécifiques à un </w:t>
            </w:r>
            <w:r w:rsidRPr="00AC4663">
              <w:rPr>
                <w:b/>
                <w:color w:val="0000FF"/>
              </w:rPr>
              <w:t xml:space="preserve">contexte </w:t>
            </w:r>
            <w:r>
              <w:rPr>
                <w:b/>
                <w:color w:val="0000FF"/>
              </w:rPr>
              <w:t xml:space="preserve">ou processus </w:t>
            </w:r>
            <w:r w:rsidRPr="00B0521C">
              <w:rPr>
                <w:b/>
                <w:color w:val="0000FF"/>
                <w:u w:val="single"/>
              </w:rPr>
              <w:t>applicatif i</w:t>
            </w:r>
            <w:r w:rsidRPr="00AC4663">
              <w:rPr>
                <w:b/>
                <w:color w:val="0000FF"/>
                <w:u w:val="single"/>
              </w:rPr>
              <w:t>ntra-domaine</w:t>
            </w:r>
            <w:r>
              <w:t xml:space="preserve"> (au lieu d’être embarqué dans l’application consommatrice).</w:t>
            </w:r>
            <w:r w:rsidR="008E0ED1">
              <w:t xml:space="preserve"> </w:t>
            </w:r>
          </w:p>
          <w:p w14:paraId="727495EA" w14:textId="6A077A3B" w:rsidR="00D756BE" w:rsidRDefault="00D756BE" w:rsidP="0050612D">
            <w:r>
              <w:t>Peut réaliser de l’</w:t>
            </w:r>
            <w:r w:rsidRPr="0050612D">
              <w:rPr>
                <w:b/>
                <w:color w:val="0000FF"/>
              </w:rPr>
              <w:t xml:space="preserve">agrégation, de la </w:t>
            </w:r>
            <w:r w:rsidRPr="0039372E">
              <w:rPr>
                <w:b/>
                <w:color w:val="0000FF"/>
              </w:rPr>
              <w:t xml:space="preserve">composition ou de l’orchestration </w:t>
            </w:r>
            <w:r w:rsidR="00753F19">
              <w:rPr>
                <w:b/>
                <w:color w:val="0000FF"/>
              </w:rPr>
              <w:t>d’API</w:t>
            </w:r>
            <w:r>
              <w:rPr>
                <w:b/>
                <w:color w:val="0000FF"/>
              </w:rPr>
              <w:t xml:space="preserve"> de domaine</w:t>
            </w:r>
          </w:p>
          <w:p w14:paraId="69590E65" w14:textId="0D4C015C" w:rsidR="00D756BE" w:rsidRDefault="00B95634" w:rsidP="00AC4663">
            <w:r>
              <w:t xml:space="preserve">Héberge les règles de transformation/normalisation vers le </w:t>
            </w:r>
            <w:r w:rsidR="00D756BE">
              <w:rPr>
                <w:b/>
                <w:color w:val="0000FF"/>
              </w:rPr>
              <w:t>domaine applicatif</w:t>
            </w:r>
            <w:r w:rsidR="00D756BE">
              <w:t>.</w:t>
            </w:r>
          </w:p>
          <w:p w14:paraId="746B4DB0" w14:textId="182C7728" w:rsidR="00753F19" w:rsidRDefault="00753F19" w:rsidP="00AC4663">
            <w:r>
              <w:t xml:space="preserve">Peut servir à </w:t>
            </w:r>
            <w:r w:rsidRPr="0039372E">
              <w:rPr>
                <w:b/>
                <w:color w:val="0000FF"/>
              </w:rPr>
              <w:t>intégrer les APIs externes</w:t>
            </w:r>
            <w:r w:rsidRPr="0039372E">
              <w:rPr>
                <w:color w:val="0000FF"/>
              </w:rPr>
              <w:t xml:space="preserve"> </w:t>
            </w:r>
            <w:r>
              <w:t>qui ne sont pas d'origine « LQ » (SaaS, PaaS, systèmes de fournisseurs on-prem, etc.)</w:t>
            </w:r>
          </w:p>
          <w:p w14:paraId="09FBD3FE" w14:textId="44EA69AB" w:rsidR="00D756BE" w:rsidRDefault="00D756BE" w:rsidP="00AC4663">
            <w:r>
              <w:t xml:space="preserve">Peut héberger les </w:t>
            </w:r>
            <w:r w:rsidRPr="0050612D">
              <w:rPr>
                <w:b/>
                <w:color w:val="0000FF"/>
              </w:rPr>
              <w:t>services applicatifs bidirectionnels</w:t>
            </w:r>
            <w:r>
              <w:t xml:space="preserve"> (websockets, service workers, etc.) qui requiert typiquement un canal de communication permanent (sticky session) comme les applications de clavardage, les applications de jeux en salle, etc.</w:t>
            </w:r>
          </w:p>
          <w:p w14:paraId="1D005FAA" w14:textId="310E4C2B" w:rsidR="00D756BE" w:rsidRDefault="00D756BE" w:rsidP="00763290">
            <w:r>
              <w:t xml:space="preserve">Lieu possible d’implémentation des </w:t>
            </w:r>
            <w:r w:rsidRPr="0050612D">
              <w:rPr>
                <w:b/>
                <w:color w:val="0000FF"/>
              </w:rPr>
              <w:t>services de requêtes</w:t>
            </w:r>
            <w:r>
              <w:t xml:space="preserve"> (ex. oData, graphQL)</w:t>
            </w:r>
          </w:p>
          <w:p w14:paraId="347601DD" w14:textId="3354F270" w:rsidR="00D756BE" w:rsidRDefault="00D756BE" w:rsidP="00753F19">
            <w:r>
              <w:t>Ne se conforme pas aux normes MSA</w:t>
            </w:r>
            <w:ins w:id="454" w:author="Raymond Jeff (Nter)" w:date="2020-01-13T12:52:00Z">
              <w:r w:rsidR="00532A26">
                <w:t xml:space="preserve"> (microservices)</w:t>
              </w:r>
            </w:ins>
            <w:r>
              <w:t>.</w:t>
            </w:r>
          </w:p>
          <w:p w14:paraId="2E3250C8" w14:textId="77777777" w:rsidR="004C08BF" w:rsidRDefault="004C08BF" w:rsidP="00753F19"/>
          <w:p w14:paraId="47638310" w14:textId="77777777" w:rsidR="004C08BF" w:rsidRDefault="004C08BF" w:rsidP="00753F19">
            <w:r>
              <w:t>Ce type d’API suit le</w:t>
            </w:r>
            <w:r w:rsidRPr="0039372E">
              <w:rPr>
                <w:b/>
                <w:color w:val="0000FF"/>
              </w:rPr>
              <w:t xml:space="preserve"> patron de façade</w:t>
            </w:r>
            <w:r>
              <w:t xml:space="preserve">. </w:t>
            </w:r>
            <w:hyperlink r:id="rId23" w:history="1">
              <w:r>
                <w:rPr>
                  <w:rStyle w:val="Lienhypertexte"/>
                </w:rPr>
                <w:t>https://en.wikipedia.org/wiki/Facade_pattern</w:t>
              </w:r>
            </w:hyperlink>
          </w:p>
          <w:p w14:paraId="0E82E5CF" w14:textId="4FA7E5C9" w:rsidR="004C08BF" w:rsidRDefault="004C08BF" w:rsidP="00753F19"/>
        </w:tc>
        <w:tc>
          <w:tcPr>
            <w:tcW w:w="1984" w:type="dxa"/>
          </w:tcPr>
          <w:p w14:paraId="2894CC3D" w14:textId="7412650B" w:rsidR="00D756BE" w:rsidRDefault="00D756BE" w:rsidP="00763290">
            <w:pPr>
              <w:jc w:val="center"/>
            </w:pPr>
            <w:r>
              <w:t xml:space="preserve">Domaine </w:t>
            </w:r>
            <w:r w:rsidR="007E273D">
              <w:t>d’</w:t>
            </w:r>
            <w:r>
              <w:t>intégration</w:t>
            </w:r>
          </w:p>
        </w:tc>
      </w:tr>
      <w:tr w:rsidR="00D756BE" w14:paraId="41D35584" w14:textId="77777777" w:rsidTr="00D756BE">
        <w:tc>
          <w:tcPr>
            <w:tcW w:w="1693" w:type="dxa"/>
          </w:tcPr>
          <w:p w14:paraId="78851A99" w14:textId="20A1A81B" w:rsidR="00D756BE" w:rsidRDefault="00D756BE" w:rsidP="00763290">
            <w:r>
              <w:t>API affaires</w:t>
            </w:r>
          </w:p>
        </w:tc>
        <w:tc>
          <w:tcPr>
            <w:tcW w:w="12108" w:type="dxa"/>
          </w:tcPr>
          <w:p w14:paraId="10AD0659" w14:textId="117E041E" w:rsidR="00D756BE" w:rsidRDefault="00D756BE" w:rsidP="00763290">
            <w:r>
              <w:t xml:space="preserve">Héberge les règles spécifiques à un </w:t>
            </w:r>
            <w:r w:rsidRPr="00AC4663">
              <w:rPr>
                <w:b/>
                <w:color w:val="0000FF"/>
              </w:rPr>
              <w:t xml:space="preserve">contexte </w:t>
            </w:r>
            <w:r>
              <w:rPr>
                <w:b/>
                <w:color w:val="0000FF"/>
              </w:rPr>
              <w:t xml:space="preserve">ou processus </w:t>
            </w:r>
            <w:r w:rsidRPr="00B0521C">
              <w:rPr>
                <w:b/>
                <w:color w:val="0000FF"/>
                <w:u w:val="single"/>
              </w:rPr>
              <w:t>d’affaires i</w:t>
            </w:r>
            <w:r w:rsidRPr="00AC4663">
              <w:rPr>
                <w:b/>
                <w:color w:val="0000FF"/>
                <w:u w:val="single"/>
              </w:rPr>
              <w:t>nter-domaine</w:t>
            </w:r>
            <w:r>
              <w:t>.</w:t>
            </w:r>
          </w:p>
          <w:p w14:paraId="255A5E23" w14:textId="39393B31" w:rsidR="00D756BE" w:rsidRDefault="00D756BE" w:rsidP="00763290">
            <w:r>
              <w:t>Peut réaliser de l’</w:t>
            </w:r>
            <w:r w:rsidRPr="0050612D">
              <w:rPr>
                <w:b/>
                <w:color w:val="0000FF"/>
              </w:rPr>
              <w:t xml:space="preserve">agrégation, de la </w:t>
            </w:r>
            <w:r w:rsidRPr="0039372E">
              <w:rPr>
                <w:b/>
                <w:color w:val="0000FF"/>
              </w:rPr>
              <w:t>comp</w:t>
            </w:r>
            <w:r>
              <w:rPr>
                <w:b/>
                <w:color w:val="0000FF"/>
              </w:rPr>
              <w:t>osition ou de l’orchestration d’API de domaine et applicatif</w:t>
            </w:r>
          </w:p>
          <w:p w14:paraId="4C6DECF7" w14:textId="74CB7AAC" w:rsidR="00D756BE" w:rsidRDefault="00B95634" w:rsidP="00763290">
            <w:r>
              <w:t xml:space="preserve">Héberge les règles de transformation/normalisation vers le </w:t>
            </w:r>
            <w:r w:rsidR="00D756BE">
              <w:rPr>
                <w:b/>
                <w:color w:val="0000FF"/>
              </w:rPr>
              <w:t>d</w:t>
            </w:r>
            <w:r w:rsidR="00753F19">
              <w:rPr>
                <w:b/>
                <w:color w:val="0000FF"/>
              </w:rPr>
              <w:t xml:space="preserve">omaine affaires </w:t>
            </w:r>
            <w:r w:rsidR="00D756BE">
              <w:rPr>
                <w:b/>
                <w:color w:val="0000FF"/>
              </w:rPr>
              <w:t>(</w:t>
            </w:r>
            <w:r w:rsidR="00D756BE" w:rsidRPr="0050612D">
              <w:rPr>
                <w:b/>
                <w:color w:val="0000FF"/>
              </w:rPr>
              <w:t>modèle canonique</w:t>
            </w:r>
            <w:r w:rsidR="00D756BE">
              <w:rPr>
                <w:b/>
                <w:color w:val="0000FF"/>
              </w:rPr>
              <w:t>)</w:t>
            </w:r>
            <w:r w:rsidR="00D756BE">
              <w:t>.</w:t>
            </w:r>
          </w:p>
          <w:p w14:paraId="5C07E867" w14:textId="7160A728" w:rsidR="00BE02B4" w:rsidRPr="00BE02B4" w:rsidRDefault="00BE02B4" w:rsidP="008F2D07">
            <w:pPr>
              <w:rPr>
                <w:color w:val="C45911" w:themeColor="accent2" w:themeShade="BF"/>
              </w:rPr>
            </w:pPr>
            <w:r w:rsidRPr="00BE02B4">
              <w:rPr>
                <w:color w:val="C45911" w:themeColor="accent2" w:themeShade="BF"/>
              </w:rPr>
              <w:t xml:space="preserve">Réutilisable au niveau affaires au sein de l’entreprise (valeur ajoutée). Contribuent à la réalisation des capacités d’affaires </w:t>
            </w:r>
            <w:r w:rsidR="00102365">
              <w:rPr>
                <w:color w:val="C45911" w:themeColor="accent2" w:themeShade="BF"/>
              </w:rPr>
              <w:t xml:space="preserve">intersectorielles </w:t>
            </w:r>
            <w:r w:rsidRPr="00BE02B4">
              <w:rPr>
                <w:color w:val="C45911" w:themeColor="accent2" w:themeShade="BF"/>
              </w:rPr>
              <w:t>qu</w:t>
            </w:r>
            <w:r w:rsidR="00102365">
              <w:rPr>
                <w:color w:val="C45911" w:themeColor="accent2" w:themeShade="BF"/>
              </w:rPr>
              <w:t>i génèrent de la valeur ajoutée pour l’entreprise</w:t>
            </w:r>
          </w:p>
          <w:p w14:paraId="5E254A22" w14:textId="42BB168C" w:rsidR="00D756BE" w:rsidRDefault="00D756BE" w:rsidP="008F2D07">
            <w:commentRangeStart w:id="455"/>
            <w:commentRangeStart w:id="456"/>
            <w:r>
              <w:t xml:space="preserve">Ne se conforme </w:t>
            </w:r>
            <w:ins w:id="457" w:author="Raymond Jeff (Nter)" w:date="2020-01-13T12:54:00Z">
              <w:r w:rsidR="00532A26">
                <w:t xml:space="preserve">généralement </w:t>
              </w:r>
            </w:ins>
            <w:r>
              <w:t>pas aux normes MSA</w:t>
            </w:r>
            <w:del w:id="458" w:author="Raymond Jeff (Nter)" w:date="2020-01-13T12:54:00Z">
              <w:r w:rsidDel="00532A26">
                <w:delText>.</w:delText>
              </w:r>
              <w:commentRangeEnd w:id="455"/>
              <w:r w:rsidR="0062780A" w:rsidDel="00532A26">
                <w:rPr>
                  <w:rStyle w:val="Marquedecommentaire"/>
                </w:rPr>
                <w:commentReference w:id="455"/>
              </w:r>
            </w:del>
            <w:commentRangeEnd w:id="456"/>
            <w:r w:rsidR="006A6770">
              <w:rPr>
                <w:rStyle w:val="Marquedecommentaire"/>
              </w:rPr>
              <w:commentReference w:id="456"/>
            </w:r>
            <w:ins w:id="459" w:author="Raymond Jeff (Nter)" w:date="2020-01-13T12:54:00Z">
              <w:r w:rsidR="00532A26">
                <w:t xml:space="preserve"> (à moins d’un API de domaine atomique qui répond à une seule capacité d</w:t>
              </w:r>
            </w:ins>
            <w:ins w:id="460" w:author="Raymond Jeff (Nter)" w:date="2020-01-13T12:55:00Z">
              <w:r w:rsidR="00532A26">
                <w:t>’affaires)</w:t>
              </w:r>
            </w:ins>
          </w:p>
          <w:p w14:paraId="5799DDA1" w14:textId="77777777" w:rsidR="004C08BF" w:rsidRDefault="004C08BF" w:rsidP="008F2D07"/>
          <w:p w14:paraId="3B3C5094" w14:textId="77777777" w:rsidR="004C08BF" w:rsidRDefault="004C08BF" w:rsidP="004C08BF">
            <w:r>
              <w:t>Ce type d’API suit le</w:t>
            </w:r>
            <w:r w:rsidRPr="0039372E">
              <w:rPr>
                <w:b/>
                <w:color w:val="0000FF"/>
              </w:rPr>
              <w:t xml:space="preserve"> patron de façade</w:t>
            </w:r>
            <w:r>
              <w:t xml:space="preserve">. </w:t>
            </w:r>
            <w:hyperlink r:id="rId24" w:history="1">
              <w:r>
                <w:rPr>
                  <w:rStyle w:val="Lienhypertexte"/>
                </w:rPr>
                <w:t>https://en.wikipedia.org/wiki/Facade_pattern</w:t>
              </w:r>
            </w:hyperlink>
          </w:p>
          <w:p w14:paraId="3028A7F5" w14:textId="39D2921D" w:rsidR="004C08BF" w:rsidRDefault="004C08BF" w:rsidP="008F2D07"/>
        </w:tc>
        <w:tc>
          <w:tcPr>
            <w:tcW w:w="1984" w:type="dxa"/>
          </w:tcPr>
          <w:p w14:paraId="1B5849F4" w14:textId="430EFC63" w:rsidR="00D756BE" w:rsidRDefault="00D756BE" w:rsidP="00763290">
            <w:pPr>
              <w:jc w:val="center"/>
            </w:pPr>
            <w:r>
              <w:lastRenderedPageBreak/>
              <w:t>Zone commune</w:t>
            </w:r>
          </w:p>
        </w:tc>
      </w:tr>
      <w:tr w:rsidR="0084040B" w14:paraId="778FB16D" w14:textId="77777777" w:rsidTr="0084040B">
        <w:tc>
          <w:tcPr>
            <w:tcW w:w="1693" w:type="dxa"/>
          </w:tcPr>
          <w:p w14:paraId="7FBA647B" w14:textId="77777777" w:rsidR="0084040B" w:rsidRDefault="0084040B" w:rsidP="00892D4B">
            <w:commentRangeStart w:id="461"/>
            <w:r>
              <w:t>API BFF</w:t>
            </w:r>
            <w:commentRangeEnd w:id="461"/>
            <w:r w:rsidR="00A54B2B">
              <w:rPr>
                <w:rStyle w:val="Marquedecommentaire"/>
              </w:rPr>
              <w:commentReference w:id="461"/>
            </w:r>
          </w:p>
        </w:tc>
        <w:tc>
          <w:tcPr>
            <w:tcW w:w="12108" w:type="dxa"/>
          </w:tcPr>
          <w:p w14:paraId="71D6B767" w14:textId="06C4389C" w:rsidR="00892D4B" w:rsidRDefault="0084040B" w:rsidP="00892D4B">
            <w:r>
              <w:t>L’API BFF est</w:t>
            </w:r>
            <w:r w:rsidR="00892D4B">
              <w:t xml:space="preserve"> </w:t>
            </w:r>
            <w:r>
              <w:t xml:space="preserve">requise lorsque </w:t>
            </w:r>
            <w:r w:rsidRPr="00753F19">
              <w:rPr>
                <w:b/>
                <w:color w:val="0000FF"/>
              </w:rPr>
              <w:t>l’information doit être présentée sur plusieurs canaux</w:t>
            </w:r>
            <w:r w:rsidRPr="00753F19">
              <w:rPr>
                <w:color w:val="0000FF"/>
              </w:rPr>
              <w:t xml:space="preserve"> </w:t>
            </w:r>
            <w:r>
              <w:t xml:space="preserve">(web, mobile, assistant, desktop, IoT, etc.). Elle est alors le lieu de la logique BFF (« BFF : Back-end for front-end ») </w:t>
            </w:r>
          </w:p>
          <w:p w14:paraId="0C5B9FB9" w14:textId="77777777" w:rsidR="0084040B" w:rsidRDefault="0084040B" w:rsidP="00892D4B">
            <w:r>
              <w:t>Elle est frontale aux API d’affaires, applicatif et de domaine.</w:t>
            </w:r>
          </w:p>
          <w:p w14:paraId="5595DFF3" w14:textId="77777777" w:rsidR="00E0083B" w:rsidRDefault="00E0083B" w:rsidP="00E0083B">
            <w:r>
              <w:t>Ne se conforme pas aux normes MSA.</w:t>
            </w:r>
          </w:p>
          <w:p w14:paraId="320B2678" w14:textId="77777777" w:rsidR="004C08BF" w:rsidRDefault="004C08BF" w:rsidP="00892D4B"/>
          <w:p w14:paraId="54184C74" w14:textId="77777777" w:rsidR="004C08BF" w:rsidRDefault="004C08BF" w:rsidP="004C08BF">
            <w:r>
              <w:t xml:space="preserve">Ce type d’API suit le </w:t>
            </w:r>
            <w:r w:rsidRPr="0039372E">
              <w:rPr>
                <w:b/>
                <w:color w:val="0000FF"/>
              </w:rPr>
              <w:t>patron de façade</w:t>
            </w:r>
            <w:r>
              <w:t xml:space="preserve">. </w:t>
            </w:r>
            <w:hyperlink r:id="rId25" w:history="1">
              <w:r>
                <w:rPr>
                  <w:rStyle w:val="Lienhypertexte"/>
                </w:rPr>
                <w:t>https://en.wikipedia.org/wiki/Facade_pattern</w:t>
              </w:r>
            </w:hyperlink>
          </w:p>
          <w:p w14:paraId="16F64167" w14:textId="77777777" w:rsidR="004C08BF" w:rsidRDefault="004C08BF" w:rsidP="00892D4B"/>
        </w:tc>
        <w:tc>
          <w:tcPr>
            <w:tcW w:w="1984" w:type="dxa"/>
          </w:tcPr>
          <w:p w14:paraId="0037CBBD" w14:textId="77777777" w:rsidR="0084040B" w:rsidRDefault="0084040B" w:rsidP="00892D4B">
            <w:pPr>
              <w:jc w:val="center"/>
            </w:pPr>
            <w:r>
              <w:t>Zone commune</w:t>
            </w:r>
          </w:p>
        </w:tc>
      </w:tr>
      <w:tr w:rsidR="0084040B" w14:paraId="08CC2D90" w14:textId="77777777" w:rsidTr="0084040B">
        <w:tc>
          <w:tcPr>
            <w:tcW w:w="1693" w:type="dxa"/>
          </w:tcPr>
          <w:p w14:paraId="54077192" w14:textId="38130E61" w:rsidR="0084040B" w:rsidRDefault="0084040B" w:rsidP="00380D65">
            <w:r>
              <w:t>API e</w:t>
            </w:r>
            <w:r w:rsidR="00380D65">
              <w:t>xterne</w:t>
            </w:r>
          </w:p>
        </w:tc>
        <w:tc>
          <w:tcPr>
            <w:tcW w:w="12108" w:type="dxa"/>
          </w:tcPr>
          <w:p w14:paraId="6C7B3757" w14:textId="77777777" w:rsidR="00380D65" w:rsidRDefault="0084040B" w:rsidP="00892D4B">
            <w:r>
              <w:t xml:space="preserve">Assure une </w:t>
            </w:r>
            <w:r w:rsidRPr="00380D65">
              <w:rPr>
                <w:b/>
                <w:color w:val="0000FF"/>
              </w:rPr>
              <w:t>séparation des préoccupations entre la zone privée et le zone privée externe</w:t>
            </w:r>
            <w:r w:rsidR="00380D65">
              <w:t>.</w:t>
            </w:r>
          </w:p>
          <w:p w14:paraId="66BDE81F" w14:textId="4AFB09AB" w:rsidR="0084040B" w:rsidRDefault="00380D65" w:rsidP="00892D4B">
            <w:r>
              <w:t>La zone privée externe est une extension de la zone privée interne</w:t>
            </w:r>
            <w:r w:rsidR="0084040B">
              <w:t>.</w:t>
            </w:r>
            <w:r>
              <w:t xml:space="preserve"> Ce </w:t>
            </w:r>
            <w:r w:rsidRPr="00380D65">
              <w:rPr>
                <w:u w:val="single"/>
              </w:rPr>
              <w:t>n’est pas</w:t>
            </w:r>
            <w:r>
              <w:t xml:space="preserve"> l’internet public.</w:t>
            </w:r>
          </w:p>
          <w:p w14:paraId="1E7EE526" w14:textId="77777777" w:rsidR="0084040B" w:rsidRDefault="0084040B" w:rsidP="00892D4B"/>
          <w:p w14:paraId="0529AE43" w14:textId="1F44F6B7" w:rsidR="0084040B" w:rsidRDefault="0084040B" w:rsidP="00892D4B">
            <w:r w:rsidRPr="00CE2DDE">
              <w:t xml:space="preserve">Sert à </w:t>
            </w:r>
            <w:r w:rsidRPr="00380D65">
              <w:t xml:space="preserve">exposer </w:t>
            </w:r>
            <w:r w:rsidR="00380D65" w:rsidRPr="00380D65">
              <w:t xml:space="preserve">pour les systèmes présents </w:t>
            </w:r>
            <w:r w:rsidRPr="00380D65">
              <w:t>dans la zone privée externe, les API de la zone privée.</w:t>
            </w:r>
            <w:r w:rsidR="00380D65" w:rsidRPr="00380D65">
              <w:t xml:space="preserve"> </w:t>
            </w:r>
            <w:r w:rsidR="00380D65">
              <w:t>Ou à l’inverse, de rendre accessibles pour les systèmes de la zone privée interne, les API présentes dans la zone privée externe.</w:t>
            </w:r>
          </w:p>
          <w:p w14:paraId="2B0EF072" w14:textId="77777777" w:rsidR="0084040B" w:rsidRDefault="0084040B" w:rsidP="00892D4B"/>
          <w:p w14:paraId="28384BDB" w14:textId="5890037A" w:rsidR="0084040B" w:rsidRDefault="0084040B" w:rsidP="00892D4B">
            <w:r>
              <w:t xml:space="preserve">L’implémentation se réalise généralement par une inscription dans la passerelle </w:t>
            </w:r>
            <w:r w:rsidR="00380D65">
              <w:t>privée externe.</w:t>
            </w:r>
          </w:p>
          <w:p w14:paraId="12C2E4EE" w14:textId="77777777" w:rsidR="004C08BF" w:rsidRDefault="004C08BF" w:rsidP="00892D4B"/>
          <w:p w14:paraId="721CC943" w14:textId="42F4A0D9" w:rsidR="004C08BF" w:rsidRDefault="004C08BF" w:rsidP="004C08BF">
            <w:r>
              <w:t>Ce type d’A</w:t>
            </w:r>
            <w:r w:rsidR="00056D2E">
              <w:t>PI</w:t>
            </w:r>
            <w:r>
              <w:t xml:space="preserve"> suit le </w:t>
            </w:r>
            <w:r>
              <w:rPr>
                <w:b/>
                <w:color w:val="0000FF"/>
              </w:rPr>
              <w:t>patron de médiat</w:t>
            </w:r>
            <w:r w:rsidR="00056D2E">
              <w:rPr>
                <w:b/>
                <w:color w:val="0000FF"/>
              </w:rPr>
              <w:t>eur</w:t>
            </w:r>
            <w:r>
              <w:t xml:space="preserve">.  </w:t>
            </w:r>
            <w:hyperlink r:id="rId26" w:history="1">
              <w:r>
                <w:rPr>
                  <w:rStyle w:val="Lienhypertexte"/>
                </w:rPr>
                <w:t>https://en.wikipedia.org/wiki/Mediator_pattern</w:t>
              </w:r>
            </w:hyperlink>
          </w:p>
          <w:p w14:paraId="772B106A" w14:textId="35CCF02A" w:rsidR="004C08BF" w:rsidRPr="001A1677" w:rsidRDefault="004C08BF" w:rsidP="00892D4B"/>
        </w:tc>
        <w:tc>
          <w:tcPr>
            <w:tcW w:w="1984" w:type="dxa"/>
          </w:tcPr>
          <w:p w14:paraId="4A21ABE4" w14:textId="77777777" w:rsidR="0084040B" w:rsidRDefault="0084040B" w:rsidP="00892D4B">
            <w:pPr>
              <w:jc w:val="center"/>
            </w:pPr>
            <w:r>
              <w:t>Zone privée externe</w:t>
            </w:r>
          </w:p>
        </w:tc>
      </w:tr>
      <w:tr w:rsidR="0084040B" w14:paraId="5F3E01A7" w14:textId="77777777" w:rsidTr="0084040B">
        <w:tc>
          <w:tcPr>
            <w:tcW w:w="1693" w:type="dxa"/>
          </w:tcPr>
          <w:p w14:paraId="1BFC97B9" w14:textId="4E06FB4B" w:rsidR="0084040B" w:rsidRDefault="0084040B" w:rsidP="00892D4B">
            <w:r>
              <w:t>API publi</w:t>
            </w:r>
            <w:r w:rsidR="00380D65">
              <w:t>c</w:t>
            </w:r>
          </w:p>
          <w:p w14:paraId="445566B4" w14:textId="77777777" w:rsidR="0084040B" w:rsidRDefault="0084040B" w:rsidP="00892D4B">
            <w:r>
              <w:t>(entreprise)</w:t>
            </w:r>
          </w:p>
        </w:tc>
        <w:tc>
          <w:tcPr>
            <w:tcW w:w="12108" w:type="dxa"/>
          </w:tcPr>
          <w:p w14:paraId="2F264703" w14:textId="6CD73953" w:rsidR="0084040B" w:rsidRDefault="0084040B" w:rsidP="00892D4B">
            <w:r>
              <w:t xml:space="preserve">Assure une </w:t>
            </w:r>
            <w:r w:rsidRPr="00380D65">
              <w:rPr>
                <w:b/>
                <w:color w:val="0000FF"/>
              </w:rPr>
              <w:t>séparation des préoccupations entre la zone privée et le zone publique</w:t>
            </w:r>
            <w:r w:rsidR="00A779B1">
              <w:rPr>
                <w:b/>
                <w:color w:val="0000FF"/>
              </w:rPr>
              <w:t xml:space="preserve"> </w:t>
            </w:r>
            <w:r w:rsidR="00A779B1" w:rsidRPr="00A779B1">
              <w:t>(l’internet public)</w:t>
            </w:r>
            <w:r>
              <w:t>.</w:t>
            </w:r>
          </w:p>
          <w:p w14:paraId="6A7F0DF6" w14:textId="77777777" w:rsidR="0084040B" w:rsidRDefault="0084040B" w:rsidP="00892D4B"/>
          <w:p w14:paraId="27478856" w14:textId="5D3BC881" w:rsidR="0084040B" w:rsidRDefault="00380D65" w:rsidP="00892D4B">
            <w:pPr>
              <w:rPr>
                <w:b/>
                <w:color w:val="0000FF"/>
              </w:rPr>
            </w:pPr>
            <w:r w:rsidRPr="00CE2DDE">
              <w:t xml:space="preserve">Sert à </w:t>
            </w:r>
            <w:r w:rsidRPr="00380D65">
              <w:t xml:space="preserve">exposer pour les systèmes présents dans la zone </w:t>
            </w:r>
            <w:r>
              <w:t>publique</w:t>
            </w:r>
            <w:r w:rsidRPr="00380D65">
              <w:t xml:space="preserve">, les API de la zone privée. </w:t>
            </w:r>
            <w:r>
              <w:t>Ou à l’inverse, de rendre accessibles pour les systèmes de la zone privée interne, les API présentes dans la zone publique.</w:t>
            </w:r>
          </w:p>
          <w:p w14:paraId="7E460948" w14:textId="77777777" w:rsidR="0084040B" w:rsidRDefault="0084040B" w:rsidP="00892D4B"/>
          <w:p w14:paraId="4F69B433" w14:textId="60EFD265" w:rsidR="00892D4B" w:rsidRDefault="00F338E8" w:rsidP="00892D4B">
            <w:r>
              <w:t>L’implémentation se</w:t>
            </w:r>
            <w:r w:rsidR="0084040B">
              <w:t xml:space="preserve"> réalise généralement par une inscription dans la passere</w:t>
            </w:r>
            <w:r w:rsidR="009F42C5">
              <w:t xml:space="preserve">lle </w:t>
            </w:r>
            <w:r w:rsidR="00380D65">
              <w:t>publique.</w:t>
            </w:r>
          </w:p>
          <w:p w14:paraId="2532D628" w14:textId="77777777" w:rsidR="004C08BF" w:rsidRDefault="004C08BF" w:rsidP="00892D4B"/>
          <w:p w14:paraId="4C7BF447" w14:textId="2368D14B" w:rsidR="004C08BF" w:rsidRDefault="004C08BF" w:rsidP="004C08BF">
            <w:r>
              <w:t>Ce type d’A</w:t>
            </w:r>
            <w:r w:rsidR="00056D2E">
              <w:t>PI</w:t>
            </w:r>
            <w:r>
              <w:t xml:space="preserve"> suit le </w:t>
            </w:r>
            <w:r>
              <w:rPr>
                <w:b/>
                <w:color w:val="0000FF"/>
              </w:rPr>
              <w:t>patron de média</w:t>
            </w:r>
            <w:r w:rsidR="00056D2E">
              <w:rPr>
                <w:b/>
                <w:color w:val="0000FF"/>
              </w:rPr>
              <w:t>teur</w:t>
            </w:r>
            <w:r>
              <w:t xml:space="preserve">.  </w:t>
            </w:r>
            <w:hyperlink r:id="rId27" w:history="1">
              <w:r>
                <w:rPr>
                  <w:rStyle w:val="Lienhypertexte"/>
                </w:rPr>
                <w:t>https://en.wikipedia.org/wiki/Mediator_pattern</w:t>
              </w:r>
            </w:hyperlink>
          </w:p>
          <w:p w14:paraId="5FDEF847" w14:textId="55E75EF1" w:rsidR="004C08BF" w:rsidRPr="00892D4B" w:rsidRDefault="004C08BF" w:rsidP="00892D4B"/>
        </w:tc>
        <w:tc>
          <w:tcPr>
            <w:tcW w:w="1984" w:type="dxa"/>
          </w:tcPr>
          <w:p w14:paraId="07E7B601" w14:textId="77777777" w:rsidR="0084040B" w:rsidRDefault="0084040B" w:rsidP="00892D4B">
            <w:pPr>
              <w:jc w:val="center"/>
            </w:pPr>
            <w:r>
              <w:t>Zone publique</w:t>
            </w:r>
          </w:p>
        </w:tc>
      </w:tr>
    </w:tbl>
    <w:p w14:paraId="464289B3" w14:textId="77777777" w:rsidR="004427E7" w:rsidRDefault="004427E7" w:rsidP="00763896"/>
    <w:p w14:paraId="2E63FD6F" w14:textId="77777777" w:rsidR="004427E7" w:rsidRDefault="004427E7" w:rsidP="004427E7">
      <w:pPr>
        <w:spacing w:after="0"/>
      </w:pPr>
      <w:r>
        <w:t>Référence :</w:t>
      </w:r>
    </w:p>
    <w:p w14:paraId="4CFE5F52" w14:textId="77777777" w:rsidR="004427E7" w:rsidRDefault="004427E7" w:rsidP="004427E7">
      <w:pPr>
        <w:spacing w:after="0"/>
      </w:pPr>
      <w:r>
        <w:t xml:space="preserve">Stratégie d’intégration : </w:t>
      </w:r>
      <w:hyperlink r:id="rId28" w:history="1">
        <w:r w:rsidRPr="00F243D2">
          <w:rPr>
            <w:rStyle w:val="Lienhypertexte"/>
          </w:rPr>
          <w:t>https://portailvpcti.loto-quebec.com/arch/ent/DevOps/Integration/Logimethods/Strate%CC%81gie%20d'inte%CC%81gration%20A2A%20et%20B2B%20v4.0_Final.docx</w:t>
        </w:r>
      </w:hyperlink>
    </w:p>
    <w:p w14:paraId="559B9804" w14:textId="77777777" w:rsidR="004427E7" w:rsidRPr="00405619" w:rsidRDefault="004427E7" w:rsidP="004427E7">
      <w:pPr>
        <w:rPr>
          <w:lang w:val="en-CA"/>
        </w:rPr>
      </w:pPr>
      <w:r w:rsidRPr="00405619">
        <w:rPr>
          <w:lang w:val="en-CA"/>
        </w:rPr>
        <w:t xml:space="preserve">BFF : (Back-end for front-end) : </w:t>
      </w:r>
      <w:hyperlink r:id="rId29" w:history="1">
        <w:r w:rsidRPr="00405619">
          <w:rPr>
            <w:rStyle w:val="Lienhypertexte"/>
            <w:lang w:val="en-CA"/>
          </w:rPr>
          <w:t>https://docs.microsoft.com/en-us/azure/architecture/patterns/backends-for-frontends</w:t>
        </w:r>
      </w:hyperlink>
    </w:p>
    <w:p w14:paraId="6FA76CD8" w14:textId="1FAE6400" w:rsidR="004427E7" w:rsidRDefault="00CD69C0" w:rsidP="00763896">
      <w:r>
        <w:rPr>
          <w:noProof/>
          <w:lang w:eastAsia="fr-CA"/>
        </w:rPr>
        <w:lastRenderedPageBreak/>
        <w:drawing>
          <wp:inline distT="0" distB="0" distL="0" distR="0" wp14:anchorId="003F1BB6" wp14:editId="1016C214">
            <wp:extent cx="8181975" cy="41338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181975" cy="4133850"/>
                    </a:xfrm>
                    <a:prstGeom prst="rect">
                      <a:avLst/>
                    </a:prstGeom>
                  </pic:spPr>
                </pic:pic>
              </a:graphicData>
            </a:graphic>
          </wp:inline>
        </w:drawing>
      </w:r>
    </w:p>
    <w:p w14:paraId="7243ED80" w14:textId="4F71831A" w:rsidR="00040599" w:rsidRDefault="00040599" w:rsidP="00BC2F9B">
      <w:pPr>
        <w:pStyle w:val="Titre3"/>
      </w:pPr>
      <w:r>
        <w:t xml:space="preserve">Nomenclature pour le </w:t>
      </w:r>
      <w:commentRangeStart w:id="462"/>
      <w:r>
        <w:t>nom des services déployés</w:t>
      </w:r>
      <w:commentRangeEnd w:id="462"/>
      <w:r w:rsidR="0022471A">
        <w:rPr>
          <w:rStyle w:val="Marquedecommentaire"/>
          <w:rFonts w:asciiTheme="minorHAnsi" w:eastAsiaTheme="minorHAnsi" w:hAnsiTheme="minorHAnsi" w:cstheme="minorBidi"/>
          <w:b w:val="0"/>
          <w:color w:val="auto"/>
        </w:rPr>
        <w:commentReference w:id="462"/>
      </w:r>
    </w:p>
    <w:p w14:paraId="617B83DD" w14:textId="77777777" w:rsidR="00BC2F9B" w:rsidRDefault="00BC2F9B" w:rsidP="00763896"/>
    <w:p w14:paraId="532F0F79" w14:textId="5A7EAA8C" w:rsidR="00040599" w:rsidRDefault="00040599" w:rsidP="00763896">
      <w:r>
        <w:t>&lt;</w:t>
      </w:r>
      <w:commentRangeStart w:id="463"/>
      <w:r>
        <w:t>système-information</w:t>
      </w:r>
      <w:commentRangeEnd w:id="463"/>
      <w:r w:rsidR="0022471A">
        <w:rPr>
          <w:rStyle w:val="Marquedecommentaire"/>
        </w:rPr>
        <w:commentReference w:id="463"/>
      </w:r>
      <w:r>
        <w:t>&gt;.&lt;produit-service&gt;</w:t>
      </w:r>
      <w:r w:rsidR="00BC2F9B">
        <w:t>.&lt;version&gt;</w:t>
      </w:r>
    </w:p>
    <w:p w14:paraId="3C1B31B6" w14:textId="548E1242" w:rsidR="00763896" w:rsidRDefault="00763896" w:rsidP="00763896"/>
    <w:p w14:paraId="5155AAAB" w14:textId="77777777" w:rsidR="00763896" w:rsidRDefault="00763896" w:rsidP="00763896"/>
    <w:p w14:paraId="6D0FCD7A" w14:textId="77777777" w:rsidR="00763896" w:rsidRDefault="00763896">
      <w:pPr>
        <w:rPr>
          <w:rFonts w:asciiTheme="majorHAnsi" w:eastAsiaTheme="majorEastAsia" w:hAnsiTheme="majorHAnsi" w:cstheme="majorBidi"/>
          <w:color w:val="2E74B5" w:themeColor="accent1" w:themeShade="BF"/>
          <w:sz w:val="26"/>
          <w:szCs w:val="26"/>
        </w:rPr>
      </w:pPr>
    </w:p>
    <w:p w14:paraId="1A2D4A02" w14:textId="7A613246" w:rsidR="003F5EC9" w:rsidRDefault="003F5EC9">
      <w:pPr>
        <w:rPr>
          <w:rFonts w:asciiTheme="majorHAnsi" w:eastAsiaTheme="majorEastAsia" w:hAnsiTheme="majorHAnsi" w:cstheme="majorBidi"/>
          <w:color w:val="2E74B5" w:themeColor="accent1" w:themeShade="BF"/>
          <w:sz w:val="26"/>
          <w:szCs w:val="26"/>
        </w:rPr>
        <w:sectPr w:rsidR="003F5EC9" w:rsidSect="001A1677">
          <w:pgSz w:w="20160" w:h="12240" w:orient="landscape" w:code="5"/>
          <w:pgMar w:top="720" w:right="720" w:bottom="720" w:left="720" w:header="708" w:footer="708" w:gutter="0"/>
          <w:cols w:space="708"/>
          <w:docGrid w:linePitch="360"/>
        </w:sectPr>
      </w:pPr>
      <w:r>
        <w:rPr>
          <w:noProof/>
          <w:lang w:eastAsia="fr-CA"/>
        </w:rPr>
        <w:lastRenderedPageBreak/>
        <w:drawing>
          <wp:inline distT="0" distB="0" distL="0" distR="0" wp14:anchorId="7DD2A694" wp14:editId="47E4F221">
            <wp:extent cx="11077575" cy="5116869"/>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089129" cy="5122206"/>
                    </a:xfrm>
                    <a:prstGeom prst="rect">
                      <a:avLst/>
                    </a:prstGeom>
                  </pic:spPr>
                </pic:pic>
              </a:graphicData>
            </a:graphic>
          </wp:inline>
        </w:drawing>
      </w:r>
    </w:p>
    <w:p w14:paraId="7592C685" w14:textId="029A1B23" w:rsidR="00AF7581" w:rsidRDefault="00AF7581">
      <w:pPr>
        <w:rPr>
          <w:rFonts w:asciiTheme="majorHAnsi" w:eastAsiaTheme="majorEastAsia" w:hAnsiTheme="majorHAnsi" w:cstheme="majorBidi"/>
          <w:color w:val="2E74B5" w:themeColor="accent1" w:themeShade="BF"/>
          <w:sz w:val="26"/>
          <w:szCs w:val="26"/>
        </w:rPr>
      </w:pPr>
    </w:p>
    <w:p w14:paraId="3F976CD6" w14:textId="655A7A0A" w:rsidR="006C3941" w:rsidDel="001C2152" w:rsidRDefault="00AE0A35" w:rsidP="00916649">
      <w:pPr>
        <w:pStyle w:val="Titre2"/>
        <w:rPr>
          <w:del w:id="464" w:author="Raymond Jeff (Nter)" w:date="2020-01-13T15:03:00Z"/>
        </w:rPr>
      </w:pPr>
      <w:del w:id="465" w:author="Raymond Jeff (Nter)" w:date="2020-01-13T15:03:00Z">
        <w:r w:rsidDel="001C2152">
          <w:delText>DDD (</w:delText>
        </w:r>
        <w:r w:rsidRPr="00AE0A35" w:rsidDel="001C2152">
          <w:rPr>
            <w:i/>
          </w:rPr>
          <w:delText>Domain Driven Desing</w:delText>
        </w:r>
        <w:r w:rsidDel="001C2152">
          <w:delText>)</w:delText>
        </w:r>
      </w:del>
    </w:p>
    <w:p w14:paraId="2F372C61" w14:textId="5B08CDB6" w:rsidR="006C3941" w:rsidDel="001C2152" w:rsidRDefault="006C3941" w:rsidP="006C3941">
      <w:pPr>
        <w:rPr>
          <w:del w:id="466" w:author="Raymond Jeff (Nter)" w:date="2020-01-13T15:03:00Z"/>
        </w:rPr>
      </w:pPr>
    </w:p>
    <w:p w14:paraId="72AE4885" w14:textId="5E358BE9" w:rsidR="006C3941" w:rsidRPr="00F02734" w:rsidDel="001C2152" w:rsidRDefault="006C3941" w:rsidP="006C3941">
      <w:pPr>
        <w:autoSpaceDE w:val="0"/>
        <w:autoSpaceDN w:val="0"/>
        <w:adjustRightInd w:val="0"/>
        <w:spacing w:after="0" w:line="288" w:lineRule="auto"/>
        <w:rPr>
          <w:del w:id="467" w:author="Raymond Jeff (Nter)" w:date="2020-01-13T15:03:00Z"/>
          <w:rFonts w:ascii="Calibri" w:hAnsi="Calibri" w:cs="Calibri"/>
          <w:b/>
          <w:color w:val="FF0000"/>
        </w:rPr>
      </w:pPr>
      <w:del w:id="468" w:author="Raymond Jeff (Nter)" w:date="2020-01-13T15:03:00Z">
        <w:r w:rsidDel="001C2152">
          <w:rPr>
            <w:rFonts w:ascii="Calibri" w:hAnsi="Calibri" w:cs="Calibri"/>
            <w:b/>
            <w:color w:val="FF0000"/>
          </w:rPr>
          <w:delText>En cours…</w:delText>
        </w:r>
      </w:del>
    </w:p>
    <w:p w14:paraId="23211ADE" w14:textId="474549C7" w:rsidR="006C3941" w:rsidDel="001C2152" w:rsidRDefault="006C3941" w:rsidP="006C3941">
      <w:pPr>
        <w:autoSpaceDE w:val="0"/>
        <w:autoSpaceDN w:val="0"/>
        <w:adjustRightInd w:val="0"/>
        <w:spacing w:after="0" w:line="288" w:lineRule="auto"/>
        <w:rPr>
          <w:del w:id="469" w:author="Raymond Jeff (Nter)" w:date="2020-01-13T15:03:00Z"/>
          <w:rFonts w:ascii="Calibri" w:hAnsi="Calibri" w:cs="Calibri"/>
          <w:color w:val="000000"/>
        </w:rPr>
      </w:pPr>
    </w:p>
    <w:p w14:paraId="48107690" w14:textId="7E750027" w:rsidR="006C3941" w:rsidDel="001C2152" w:rsidRDefault="006C3941" w:rsidP="00916649">
      <w:pPr>
        <w:pStyle w:val="Titre3"/>
        <w:rPr>
          <w:del w:id="470" w:author="Raymond Jeff (Nter)" w:date="2020-01-13T15:03:00Z"/>
        </w:rPr>
      </w:pPr>
      <w:bookmarkStart w:id="471" w:name="_Toc27694612"/>
      <w:del w:id="472" w:author="Raymond Jeff (Nter)" w:date="2020-01-13T15:03:00Z">
        <w:r w:rsidDel="001C2152">
          <w:delText>Unité d’affaire</w:delText>
        </w:r>
        <w:bookmarkEnd w:id="471"/>
        <w:r w:rsidR="00611431" w:rsidDel="001C2152">
          <w:delText xml:space="preserve"> (</w:delText>
        </w:r>
        <w:r w:rsidR="00611431" w:rsidRPr="00611431" w:rsidDel="001C2152">
          <w:rPr>
            <w:i/>
          </w:rPr>
          <w:delText>business unit</w:delText>
        </w:r>
        <w:r w:rsidR="00611431" w:rsidDel="001C2152">
          <w:delText>)</w:delText>
        </w:r>
      </w:del>
    </w:p>
    <w:p w14:paraId="5C275238" w14:textId="6040E62A" w:rsidR="00000AF8" w:rsidDel="001C2152" w:rsidRDefault="006C3941" w:rsidP="006C3941">
      <w:pPr>
        <w:spacing w:after="120"/>
        <w:rPr>
          <w:ins w:id="473" w:author="Galliache Sylvie" w:date="2020-01-08T09:13:00Z"/>
          <w:del w:id="474" w:author="Raymond Jeff (Nter)" w:date="2020-01-13T15:03:00Z"/>
          <w:sz w:val="20"/>
        </w:rPr>
      </w:pPr>
      <w:commentRangeStart w:id="475"/>
      <w:del w:id="476" w:author="Raymond Jeff (Nter)" w:date="2020-01-13T15:03:00Z">
        <w:r w:rsidRPr="00000AF8" w:rsidDel="001C2152">
          <w:rPr>
            <w:sz w:val="20"/>
            <w:highlight w:val="yellow"/>
            <w:rPrChange w:id="477" w:author="Galliache Sylvie" w:date="2020-01-08T12:14:00Z">
              <w:rPr>
                <w:sz w:val="20"/>
              </w:rPr>
            </w:rPrChange>
          </w:rPr>
          <w:delText>Organisation qui possède et exploite un ou plusieurs domaines d’affaires</w:delText>
        </w:r>
        <w:r w:rsidR="00000AF8" w:rsidRPr="00000AF8" w:rsidDel="001C2152">
          <w:rPr>
            <w:sz w:val="20"/>
            <w:highlight w:val="yellow"/>
            <w:rPrChange w:id="478" w:author="Galliache Sylvie" w:date="2020-01-08T09:15:00Z">
              <w:rPr>
                <w:sz w:val="20"/>
              </w:rPr>
            </w:rPrChange>
          </w:rPr>
          <w:delText xml:space="preserve"> </w:delText>
        </w:r>
        <w:commentRangeStart w:id="479"/>
        <w:commentRangeStart w:id="480"/>
        <w:r w:rsidR="00000AF8" w:rsidRPr="00000AF8" w:rsidDel="001C2152">
          <w:rPr>
            <w:sz w:val="20"/>
            <w:highlight w:val="yellow"/>
            <w:rPrChange w:id="481" w:author="Galliache Sylvie" w:date="2020-01-08T09:15:00Z">
              <w:rPr>
                <w:sz w:val="20"/>
              </w:rPr>
            </w:rPrChange>
          </w:rPr>
          <w:delText>stratégiques</w:delText>
        </w:r>
        <w:commentRangeEnd w:id="479"/>
        <w:r w:rsidR="00000AF8" w:rsidRPr="00000AF8" w:rsidDel="001C2152">
          <w:rPr>
            <w:rStyle w:val="Marquedecommentaire"/>
            <w:highlight w:val="yellow"/>
            <w:rPrChange w:id="482" w:author="Galliache Sylvie" w:date="2020-01-08T09:15:00Z">
              <w:rPr>
                <w:rStyle w:val="Marquedecommentaire"/>
              </w:rPr>
            </w:rPrChange>
          </w:rPr>
          <w:commentReference w:id="479"/>
        </w:r>
        <w:commentRangeEnd w:id="480"/>
        <w:r w:rsidR="006430F8" w:rsidDel="001C2152">
          <w:rPr>
            <w:rStyle w:val="Marquedecommentaire"/>
          </w:rPr>
          <w:commentReference w:id="480"/>
        </w:r>
        <w:r w:rsidR="00000AF8" w:rsidRPr="00000AF8" w:rsidDel="001C2152">
          <w:rPr>
            <w:sz w:val="20"/>
            <w:highlight w:val="yellow"/>
            <w:rPrChange w:id="483" w:author="Galliache Sylvie" w:date="2020-01-08T09:15:00Z">
              <w:rPr>
                <w:sz w:val="20"/>
              </w:rPr>
            </w:rPrChange>
          </w:rPr>
          <w:delText>:</w:delText>
        </w:r>
      </w:del>
      <w:ins w:id="484" w:author="Galliache Sylvie" w:date="2020-01-08T09:13:00Z">
        <w:del w:id="485" w:author="Raymond Jeff (Nter)" w:date="2020-01-13T15:03:00Z">
          <w:r w:rsidR="00000AF8" w:rsidDel="001C2152">
            <w:rPr>
              <w:sz w:val="20"/>
            </w:rPr>
            <w:delText xml:space="preserve"> </w:delText>
          </w:r>
        </w:del>
      </w:ins>
      <w:commentRangeEnd w:id="475"/>
      <w:del w:id="486" w:author="Raymond Jeff (Nter)" w:date="2020-01-13T15:03:00Z">
        <w:r w:rsidR="006430F8" w:rsidDel="001C2152">
          <w:rPr>
            <w:rStyle w:val="Marquedecommentaire"/>
          </w:rPr>
          <w:commentReference w:id="475"/>
        </w:r>
      </w:del>
    </w:p>
    <w:p w14:paraId="3AA149D4" w14:textId="5FD55149" w:rsidR="006C3941" w:rsidRPr="00687533" w:rsidDel="001C2152" w:rsidRDefault="006C3941" w:rsidP="006C3941">
      <w:pPr>
        <w:spacing w:after="120"/>
        <w:rPr>
          <w:del w:id="487" w:author="Raymond Jeff (Nter)" w:date="2020-01-13T15:03:00Z"/>
          <w:sz w:val="20"/>
        </w:rPr>
      </w:pPr>
      <w:del w:id="488" w:author="Raymond Jeff (Nter)" w:date="2020-01-13T15:03:00Z">
        <w:r w:rsidRPr="00687533" w:rsidDel="001C2152">
          <w:rPr>
            <w:sz w:val="20"/>
          </w:rPr>
          <w:delText>.</w:delText>
        </w:r>
      </w:del>
    </w:p>
    <w:p w14:paraId="589A29D9" w14:textId="159C4F0A" w:rsidR="006C3941" w:rsidRPr="00687533" w:rsidDel="001C2152" w:rsidRDefault="006C3941" w:rsidP="006C3941">
      <w:pPr>
        <w:spacing w:after="120"/>
        <w:rPr>
          <w:del w:id="489" w:author="Raymond Jeff (Nter)" w:date="2020-01-13T15:03:00Z"/>
          <w:sz w:val="20"/>
        </w:rPr>
      </w:pPr>
      <w:del w:id="490" w:author="Raymond Jeff (Nter)" w:date="2020-01-13T15:03:00Z">
        <w:r w:rsidRPr="00687533" w:rsidDel="001C2152">
          <w:rPr>
            <w:sz w:val="20"/>
          </w:rPr>
          <w:delText>Exemple d’unité d’affaires de LQ :</w:delText>
        </w:r>
      </w:del>
    </w:p>
    <w:p w14:paraId="2D444FE3" w14:textId="2890ED3A" w:rsidR="006C3941" w:rsidRPr="00687533" w:rsidDel="001C2152" w:rsidRDefault="006C3941" w:rsidP="006C3941">
      <w:pPr>
        <w:pStyle w:val="Paragraphedeliste"/>
        <w:numPr>
          <w:ilvl w:val="0"/>
          <w:numId w:val="39"/>
        </w:numPr>
        <w:spacing w:after="120"/>
        <w:rPr>
          <w:del w:id="491" w:author="Raymond Jeff (Nter)" w:date="2020-01-13T15:03:00Z"/>
          <w:sz w:val="20"/>
        </w:rPr>
      </w:pPr>
      <w:del w:id="492" w:author="Raymond Jeff (Nter)" w:date="2020-01-13T15:03:00Z">
        <w:r w:rsidRPr="00687533" w:rsidDel="001C2152">
          <w:rPr>
            <w:sz w:val="20"/>
          </w:rPr>
          <w:delText>Présidence des opérations loteries (POL)</w:delText>
        </w:r>
      </w:del>
    </w:p>
    <w:p w14:paraId="30B97A14" w14:textId="50813078" w:rsidR="006C3941" w:rsidRPr="00687533" w:rsidDel="001C2152" w:rsidRDefault="006C3941" w:rsidP="006C3941">
      <w:pPr>
        <w:pStyle w:val="Paragraphedeliste"/>
        <w:numPr>
          <w:ilvl w:val="0"/>
          <w:numId w:val="39"/>
        </w:numPr>
        <w:spacing w:after="120"/>
        <w:rPr>
          <w:del w:id="493" w:author="Raymond Jeff (Nter)" w:date="2020-01-13T15:03:00Z"/>
          <w:sz w:val="20"/>
        </w:rPr>
      </w:pPr>
      <w:del w:id="494" w:author="Raymond Jeff (Nter)" w:date="2020-01-13T15:03:00Z">
        <w:r w:rsidRPr="00687533" w:rsidDel="001C2152">
          <w:rPr>
            <w:sz w:val="20"/>
          </w:rPr>
          <w:delText>Société des établissements de jeux du Québec (SEJQ)</w:delText>
        </w:r>
      </w:del>
    </w:p>
    <w:p w14:paraId="568D1719" w14:textId="072D5D6A" w:rsidR="006C3941" w:rsidRPr="00687533" w:rsidDel="001C2152" w:rsidRDefault="006C3941" w:rsidP="006C3941">
      <w:pPr>
        <w:pStyle w:val="Paragraphedeliste"/>
        <w:numPr>
          <w:ilvl w:val="0"/>
          <w:numId w:val="39"/>
        </w:numPr>
        <w:spacing w:after="120"/>
        <w:rPr>
          <w:del w:id="495" w:author="Raymond Jeff (Nter)" w:date="2020-01-13T15:03:00Z"/>
          <w:sz w:val="20"/>
        </w:rPr>
      </w:pPr>
      <w:del w:id="496" w:author="Raymond Jeff (Nter)" w:date="2020-01-13T15:03:00Z">
        <w:r w:rsidRPr="00687533" w:rsidDel="001C2152">
          <w:rPr>
            <w:sz w:val="20"/>
          </w:rPr>
          <w:delText>Société des casinos du Québec (SCQ)</w:delText>
        </w:r>
      </w:del>
    </w:p>
    <w:p w14:paraId="7DBBFF02" w14:textId="72655B9C" w:rsidR="006C3941" w:rsidRPr="00687533" w:rsidDel="001C2152" w:rsidRDefault="006C3941" w:rsidP="006C3941">
      <w:pPr>
        <w:pStyle w:val="Paragraphedeliste"/>
        <w:numPr>
          <w:ilvl w:val="0"/>
          <w:numId w:val="39"/>
        </w:numPr>
        <w:spacing w:after="120"/>
        <w:rPr>
          <w:del w:id="497" w:author="Raymond Jeff (Nter)" w:date="2020-01-13T15:03:00Z"/>
          <w:sz w:val="20"/>
        </w:rPr>
      </w:pPr>
      <w:del w:id="498" w:author="Raymond Jeff (Nter)" w:date="2020-01-13T15:03:00Z">
        <w:r w:rsidRPr="00687533" w:rsidDel="001C2152">
          <w:rPr>
            <w:sz w:val="20"/>
          </w:rPr>
          <w:delText>Technologies Nter (Nter)</w:delText>
        </w:r>
      </w:del>
    </w:p>
    <w:p w14:paraId="3032E344" w14:textId="3578610A" w:rsidR="006C3941" w:rsidRPr="00687533" w:rsidDel="001C2152" w:rsidRDefault="006C3941" w:rsidP="006C3941">
      <w:pPr>
        <w:pStyle w:val="Paragraphedeliste"/>
        <w:numPr>
          <w:ilvl w:val="0"/>
          <w:numId w:val="39"/>
        </w:numPr>
        <w:spacing w:after="120"/>
        <w:rPr>
          <w:del w:id="499" w:author="Raymond Jeff (Nter)" w:date="2020-01-13T15:03:00Z"/>
          <w:sz w:val="20"/>
        </w:rPr>
      </w:pPr>
      <w:del w:id="500" w:author="Raymond Jeff (Nter)" w:date="2020-01-13T15:03:00Z">
        <w:r w:rsidRPr="00687533" w:rsidDel="001C2152">
          <w:rPr>
            <w:sz w:val="20"/>
          </w:rPr>
          <w:delText>Loto-Québec (LQ)</w:delText>
        </w:r>
      </w:del>
    </w:p>
    <w:p w14:paraId="2B458524" w14:textId="662F8FBA" w:rsidR="006C3941" w:rsidRPr="00687533" w:rsidDel="001C2152" w:rsidRDefault="006C3941" w:rsidP="006C3941">
      <w:pPr>
        <w:pStyle w:val="Paragraphedeliste"/>
        <w:spacing w:after="120"/>
        <w:rPr>
          <w:del w:id="501" w:author="Raymond Jeff (Nter)" w:date="2020-01-13T15:03:00Z"/>
          <w:sz w:val="20"/>
        </w:rPr>
      </w:pPr>
    </w:p>
    <w:p w14:paraId="0B0F7F2C" w14:textId="41CD1F46" w:rsidR="00C23D18" w:rsidDel="001C2152" w:rsidRDefault="00C23D18" w:rsidP="00C23D18">
      <w:pPr>
        <w:pStyle w:val="Titre3"/>
        <w:rPr>
          <w:del w:id="502" w:author="Raymond Jeff (Nter)" w:date="2020-01-13T15:03:00Z"/>
        </w:rPr>
      </w:pPr>
      <w:bookmarkStart w:id="503" w:name="_Toc27694613"/>
      <w:del w:id="504" w:author="Raymond Jeff (Nter)" w:date="2020-01-13T15:03:00Z">
        <w:r w:rsidDel="001C2152">
          <w:delText>Capacité d’affaire (</w:delText>
        </w:r>
        <w:r w:rsidRPr="00611431" w:rsidDel="001C2152">
          <w:rPr>
            <w:i/>
          </w:rPr>
          <w:delText xml:space="preserve">business </w:delText>
        </w:r>
        <w:commentRangeStart w:id="505"/>
        <w:r w:rsidRPr="00611431" w:rsidDel="001C2152">
          <w:rPr>
            <w:i/>
          </w:rPr>
          <w:delText>capacity</w:delText>
        </w:r>
        <w:commentRangeEnd w:id="505"/>
        <w:r w:rsidR="00677BF9" w:rsidDel="001C2152">
          <w:rPr>
            <w:rStyle w:val="Marquedecommentaire"/>
            <w:rFonts w:asciiTheme="minorHAnsi" w:eastAsiaTheme="minorHAnsi" w:hAnsiTheme="minorHAnsi" w:cstheme="minorBidi"/>
            <w:b w:val="0"/>
            <w:color w:val="auto"/>
          </w:rPr>
          <w:commentReference w:id="505"/>
        </w:r>
        <w:r w:rsidDel="001C2152">
          <w:delText>)</w:delText>
        </w:r>
      </w:del>
    </w:p>
    <w:p w14:paraId="6C8E65EA" w14:textId="6AA62CDC" w:rsidR="00C23D18" w:rsidDel="001C2152" w:rsidRDefault="00C23D18" w:rsidP="00C23D18">
      <w:pPr>
        <w:spacing w:after="0"/>
        <w:rPr>
          <w:del w:id="506" w:author="Raymond Jeff (Nter)" w:date="2020-01-13T15:03:00Z"/>
          <w:sz w:val="20"/>
        </w:rPr>
      </w:pPr>
      <w:commentRangeStart w:id="507"/>
      <w:del w:id="508" w:author="Raymond Jeff (Nter)" w:date="2020-01-13T15:03:00Z">
        <w:r w:rsidRPr="00687533" w:rsidDel="001C2152">
          <w:rPr>
            <w:sz w:val="20"/>
          </w:rPr>
          <w:delText xml:space="preserve">Ensemble d’activités(ou fonctions) d’affaires </w:delText>
        </w:r>
        <w:r w:rsidR="00237225" w:rsidDel="001C2152">
          <w:rPr>
            <w:sz w:val="20"/>
          </w:rPr>
          <w:delText xml:space="preserve">organisées dans le cadre d’un processus d’affaires </w:delText>
        </w:r>
        <w:r w:rsidRPr="00687533" w:rsidDel="001C2152">
          <w:rPr>
            <w:sz w:val="20"/>
          </w:rPr>
          <w:delText>permettant d’atteindre les objectifs fixés par une unité d’affaires dans l’exploitation de son ou ses domaines d’affaires.</w:delText>
        </w:r>
      </w:del>
    </w:p>
    <w:p w14:paraId="20895B19" w14:textId="0413E31F" w:rsidR="00237225" w:rsidRPr="00687533" w:rsidDel="001C2152" w:rsidRDefault="00237225" w:rsidP="00C23D18">
      <w:pPr>
        <w:spacing w:after="0"/>
        <w:rPr>
          <w:del w:id="509" w:author="Raymond Jeff (Nter)" w:date="2020-01-13T15:03:00Z"/>
          <w:sz w:val="20"/>
        </w:rPr>
      </w:pPr>
    </w:p>
    <w:p w14:paraId="2DE8C549" w14:textId="09FCBEA8" w:rsidR="00C23D18" w:rsidRPr="00687533" w:rsidDel="001C2152" w:rsidRDefault="00C23D18" w:rsidP="00C23D18">
      <w:pPr>
        <w:spacing w:after="0"/>
        <w:rPr>
          <w:del w:id="510" w:author="Raymond Jeff (Nter)" w:date="2020-01-13T15:03:00Z"/>
          <w:sz w:val="20"/>
        </w:rPr>
      </w:pPr>
      <w:del w:id="511" w:author="Raymond Jeff (Nter)" w:date="2020-01-13T15:03:00Z">
        <w:r w:rsidRPr="00687533" w:rsidDel="001C2152">
          <w:rPr>
            <w:sz w:val="20"/>
          </w:rPr>
          <w:delText xml:space="preserve">Une capacité d’affaires peut être de deux types : </w:delText>
        </w:r>
      </w:del>
    </w:p>
    <w:p w14:paraId="55E53DFC" w14:textId="4AFEE232" w:rsidR="00C23D18" w:rsidRPr="00687533" w:rsidDel="001C2152" w:rsidRDefault="00C23D18" w:rsidP="00C23D18">
      <w:pPr>
        <w:pStyle w:val="Paragraphedeliste"/>
        <w:numPr>
          <w:ilvl w:val="0"/>
          <w:numId w:val="37"/>
        </w:numPr>
        <w:spacing w:after="0"/>
        <w:rPr>
          <w:del w:id="512" w:author="Raymond Jeff (Nter)" w:date="2020-01-13T15:03:00Z"/>
          <w:sz w:val="20"/>
        </w:rPr>
      </w:pPr>
      <w:del w:id="513" w:author="Raymond Jeff (Nter)" w:date="2020-01-13T15:03:00Z">
        <w:r w:rsidRPr="00687533" w:rsidDel="001C2152">
          <w:rPr>
            <w:sz w:val="20"/>
          </w:rPr>
          <w:delText>métier : activités d’affaires dont la spécificité est exclusive aux domaines d’affaires de LQ. (ex. JHA, casinos du QC, ALV, etc.)</w:delText>
        </w:r>
      </w:del>
    </w:p>
    <w:p w14:paraId="5687DCCA" w14:textId="2F388410" w:rsidR="00C23D18" w:rsidRPr="00687533" w:rsidDel="001C2152" w:rsidRDefault="00C23D18" w:rsidP="00C23D18">
      <w:pPr>
        <w:pStyle w:val="Paragraphedeliste"/>
        <w:numPr>
          <w:ilvl w:val="0"/>
          <w:numId w:val="37"/>
        </w:numPr>
        <w:spacing w:after="0"/>
        <w:rPr>
          <w:del w:id="514" w:author="Raymond Jeff (Nter)" w:date="2020-01-13T15:03:00Z"/>
          <w:sz w:val="20"/>
        </w:rPr>
      </w:pPr>
      <w:del w:id="515" w:author="Raymond Jeff (Nter)" w:date="2020-01-13T15:03:00Z">
        <w:r w:rsidRPr="00687533" w:rsidDel="001C2152">
          <w:rPr>
            <w:sz w:val="20"/>
          </w:rPr>
          <w:delText>soutien : activités d’affaires qui soutiennent les activités d’affaires métier. (ex. finances, RH, approvisionnement, services juridiques, TI, communications, etc.)</w:delText>
        </w:r>
      </w:del>
    </w:p>
    <w:p w14:paraId="352E0EF8" w14:textId="79528884" w:rsidR="00C23D18" w:rsidRPr="00687533" w:rsidDel="001C2152" w:rsidRDefault="00C23D18" w:rsidP="00C23D18">
      <w:pPr>
        <w:spacing w:after="0"/>
        <w:rPr>
          <w:del w:id="516" w:author="Raymond Jeff (Nter)" w:date="2020-01-13T15:03:00Z"/>
          <w:sz w:val="20"/>
        </w:rPr>
      </w:pPr>
      <w:del w:id="517" w:author="Raymond Jeff (Nter)" w:date="2020-01-13T15:03:00Z">
        <w:r w:rsidRPr="00687533" w:rsidDel="001C2152">
          <w:rPr>
            <w:sz w:val="20"/>
          </w:rPr>
          <w:delText>Les capacités d’affaires peuvent avoir plusieurs niveaux de granularité selon le nombre ou le degré de complexité des activités d’affaires.</w:delText>
        </w:r>
        <w:commentRangeEnd w:id="507"/>
        <w:r w:rsidR="00677BF9" w:rsidDel="001C2152">
          <w:rPr>
            <w:rStyle w:val="Marquedecommentaire"/>
          </w:rPr>
          <w:commentReference w:id="507"/>
        </w:r>
      </w:del>
    </w:p>
    <w:p w14:paraId="430114EA" w14:textId="6E4C1853" w:rsidR="00C23D18" w:rsidDel="001C2152" w:rsidRDefault="00C23D18" w:rsidP="00C23D18">
      <w:pPr>
        <w:autoSpaceDE w:val="0"/>
        <w:autoSpaceDN w:val="0"/>
        <w:adjustRightInd w:val="0"/>
        <w:spacing w:after="0" w:line="288" w:lineRule="auto"/>
        <w:rPr>
          <w:del w:id="518" w:author="Raymond Jeff (Nter)" w:date="2020-01-13T15:03:00Z"/>
          <w:rFonts w:ascii="Calibri" w:hAnsi="Calibri" w:cs="Calibri"/>
          <w:color w:val="000000"/>
        </w:rPr>
      </w:pPr>
    </w:p>
    <w:p w14:paraId="25117CF6" w14:textId="4912A964" w:rsidR="006C3941" w:rsidDel="001C2152" w:rsidRDefault="006C3941" w:rsidP="00916649">
      <w:pPr>
        <w:pStyle w:val="Titre3"/>
        <w:rPr>
          <w:del w:id="519" w:author="Raymond Jeff (Nter)" w:date="2020-01-13T15:03:00Z"/>
        </w:rPr>
      </w:pPr>
      <w:commentRangeStart w:id="520"/>
      <w:del w:id="521" w:author="Raymond Jeff (Nter)" w:date="2020-01-13T15:03:00Z">
        <w:r w:rsidDel="001C2152">
          <w:delText>Domaine d’affaires</w:delText>
        </w:r>
        <w:bookmarkEnd w:id="503"/>
        <w:commentRangeEnd w:id="520"/>
        <w:r w:rsidR="00677BF9" w:rsidDel="001C2152">
          <w:rPr>
            <w:rStyle w:val="Marquedecommentaire"/>
            <w:rFonts w:asciiTheme="minorHAnsi" w:eastAsiaTheme="minorHAnsi" w:hAnsiTheme="minorHAnsi" w:cstheme="minorBidi"/>
            <w:b w:val="0"/>
            <w:color w:val="auto"/>
          </w:rPr>
          <w:commentReference w:id="520"/>
        </w:r>
        <w:r w:rsidR="00611431" w:rsidDel="001C2152">
          <w:delText xml:space="preserve"> (</w:delText>
        </w:r>
        <w:r w:rsidR="00611431" w:rsidRPr="00611431" w:rsidDel="001C2152">
          <w:rPr>
            <w:i/>
          </w:rPr>
          <w:delText>business domain</w:delText>
        </w:r>
        <w:r w:rsidR="00611431" w:rsidDel="001C2152">
          <w:delText>)</w:delText>
        </w:r>
      </w:del>
    </w:p>
    <w:p w14:paraId="2AF3BCC4" w14:textId="025A7FF2" w:rsidR="006C3941" w:rsidRPr="00687533" w:rsidDel="001C2152" w:rsidRDefault="006C3941" w:rsidP="006C3941">
      <w:pPr>
        <w:autoSpaceDE w:val="0"/>
        <w:autoSpaceDN w:val="0"/>
        <w:adjustRightInd w:val="0"/>
        <w:spacing w:after="120" w:line="288" w:lineRule="auto"/>
        <w:rPr>
          <w:del w:id="522" w:author="Raymond Jeff (Nter)" w:date="2020-01-13T15:03:00Z"/>
          <w:rFonts w:ascii="Calibri" w:hAnsi="Calibri" w:cs="Calibri"/>
          <w:color w:val="000000"/>
          <w:sz w:val="20"/>
        </w:rPr>
      </w:pPr>
      <w:del w:id="523" w:author="Raymond Jeff (Nter)" w:date="2020-01-13T15:03:00Z">
        <w:r w:rsidRPr="00687533" w:rsidDel="001C2152">
          <w:rPr>
            <w:rFonts w:ascii="Calibri" w:hAnsi="Calibri" w:cs="Calibri"/>
            <w:color w:val="000000"/>
            <w:sz w:val="20"/>
          </w:rPr>
          <w:delText xml:space="preserve">Regroupement </w:delText>
        </w:r>
        <w:r w:rsidR="00C23D18" w:rsidDel="001C2152">
          <w:rPr>
            <w:rFonts w:ascii="Calibri" w:hAnsi="Calibri" w:cs="Calibri"/>
            <w:color w:val="000000"/>
            <w:sz w:val="20"/>
          </w:rPr>
          <w:delText>maître et global de différents processus</w:delText>
        </w:r>
        <w:r w:rsidR="00D12A77" w:rsidDel="001C2152">
          <w:rPr>
            <w:rFonts w:ascii="Calibri" w:hAnsi="Calibri" w:cs="Calibri"/>
            <w:color w:val="000000"/>
            <w:sz w:val="20"/>
          </w:rPr>
          <w:delText xml:space="preserve">, </w:delText>
        </w:r>
        <w:r w:rsidR="00C23D18" w:rsidDel="001C2152">
          <w:rPr>
            <w:rFonts w:ascii="Calibri" w:hAnsi="Calibri" w:cs="Calibri"/>
            <w:color w:val="000000"/>
            <w:sz w:val="20"/>
          </w:rPr>
          <w:delText xml:space="preserve">entités et secteurs d’affaires de </w:delText>
        </w:r>
        <w:r w:rsidR="007C20C6" w:rsidDel="001C2152">
          <w:rPr>
            <w:rFonts w:ascii="Calibri" w:hAnsi="Calibri" w:cs="Calibri"/>
            <w:color w:val="000000"/>
            <w:sz w:val="20"/>
          </w:rPr>
          <w:delText>l’entreprise</w:delText>
        </w:r>
        <w:r w:rsidR="00C23D18" w:rsidDel="001C2152">
          <w:rPr>
            <w:rFonts w:ascii="Calibri" w:hAnsi="Calibri" w:cs="Calibri"/>
            <w:color w:val="000000"/>
            <w:sz w:val="20"/>
          </w:rPr>
          <w:delText>. La différenciation des domaines d’affaires de l’organisation vient des différences</w:delText>
        </w:r>
        <w:r w:rsidR="00D12A77" w:rsidDel="001C2152">
          <w:rPr>
            <w:rFonts w:ascii="Calibri" w:hAnsi="Calibri" w:cs="Calibri"/>
            <w:color w:val="000000"/>
            <w:sz w:val="20"/>
          </w:rPr>
          <w:delText xml:space="preserve"> dans les processus, entités, </w:delText>
        </w:r>
        <w:r w:rsidR="00C23D18" w:rsidDel="001C2152">
          <w:rPr>
            <w:rFonts w:ascii="Calibri" w:hAnsi="Calibri" w:cs="Calibri"/>
            <w:color w:val="000000"/>
            <w:sz w:val="20"/>
          </w:rPr>
          <w:delText xml:space="preserve">secteurs </w:delText>
        </w:r>
        <w:r w:rsidR="00D12A77" w:rsidDel="001C2152">
          <w:rPr>
            <w:rFonts w:ascii="Calibri" w:hAnsi="Calibri" w:cs="Calibri"/>
            <w:color w:val="000000"/>
            <w:sz w:val="20"/>
          </w:rPr>
          <w:delText xml:space="preserve">et intervenants </w:delText>
        </w:r>
        <w:r w:rsidR="00C23D18" w:rsidDel="001C2152">
          <w:rPr>
            <w:rFonts w:ascii="Calibri" w:hAnsi="Calibri" w:cs="Calibri"/>
            <w:color w:val="000000"/>
            <w:sz w:val="20"/>
          </w:rPr>
          <w:delText>d’affaires de chaque domaine de l’organisation.</w:delText>
        </w:r>
      </w:del>
    </w:p>
    <w:p w14:paraId="639D650C" w14:textId="64EB0B54" w:rsidR="006C3941" w:rsidRPr="00687533" w:rsidDel="001C2152" w:rsidRDefault="006C3941" w:rsidP="006C3941">
      <w:pPr>
        <w:autoSpaceDE w:val="0"/>
        <w:autoSpaceDN w:val="0"/>
        <w:adjustRightInd w:val="0"/>
        <w:spacing w:after="120" w:line="288" w:lineRule="auto"/>
        <w:rPr>
          <w:del w:id="524" w:author="Raymond Jeff (Nter)" w:date="2020-01-13T15:03:00Z"/>
          <w:rFonts w:ascii="Calibri" w:hAnsi="Calibri" w:cs="Calibri"/>
          <w:color w:val="000000"/>
          <w:sz w:val="20"/>
        </w:rPr>
      </w:pPr>
      <w:del w:id="525" w:author="Raymond Jeff (Nter)" w:date="2020-01-13T15:03:00Z">
        <w:r w:rsidRPr="00687533" w:rsidDel="001C2152">
          <w:rPr>
            <w:rFonts w:ascii="Calibri" w:hAnsi="Calibri" w:cs="Calibri"/>
            <w:color w:val="000000"/>
            <w:sz w:val="20"/>
          </w:rPr>
          <w:delText>Exemple de domaine d’affaires de LQ :</w:delText>
        </w:r>
      </w:del>
    </w:p>
    <w:p w14:paraId="283A5FE4" w14:textId="281E7A00" w:rsidR="006C3941" w:rsidRPr="00687533" w:rsidDel="001C2152" w:rsidRDefault="006C3941" w:rsidP="006C3941">
      <w:pPr>
        <w:pStyle w:val="Paragraphedeliste"/>
        <w:numPr>
          <w:ilvl w:val="0"/>
          <w:numId w:val="38"/>
        </w:numPr>
        <w:autoSpaceDE w:val="0"/>
        <w:autoSpaceDN w:val="0"/>
        <w:adjustRightInd w:val="0"/>
        <w:spacing w:after="120" w:line="288" w:lineRule="auto"/>
        <w:rPr>
          <w:del w:id="526" w:author="Raymond Jeff (Nter)" w:date="2020-01-13T15:03:00Z"/>
          <w:rFonts w:ascii="Calibri" w:hAnsi="Calibri" w:cs="Calibri"/>
          <w:color w:val="000000"/>
          <w:sz w:val="20"/>
        </w:rPr>
      </w:pPr>
      <w:del w:id="527" w:author="Raymond Jeff (Nter)" w:date="2020-01-13T15:03:00Z">
        <w:r w:rsidRPr="00687533" w:rsidDel="001C2152">
          <w:rPr>
            <w:rFonts w:ascii="Calibri" w:hAnsi="Calibri" w:cs="Calibri"/>
            <w:color w:val="000000"/>
            <w:sz w:val="20"/>
          </w:rPr>
          <w:delText>Appareils de loteries vidéo (ALV)</w:delText>
        </w:r>
      </w:del>
    </w:p>
    <w:p w14:paraId="627D8232" w14:textId="343B0C5F" w:rsidR="006C3941" w:rsidRPr="00687533" w:rsidDel="001C2152" w:rsidRDefault="006C3941" w:rsidP="006C3941">
      <w:pPr>
        <w:pStyle w:val="Paragraphedeliste"/>
        <w:numPr>
          <w:ilvl w:val="0"/>
          <w:numId w:val="38"/>
        </w:numPr>
        <w:autoSpaceDE w:val="0"/>
        <w:autoSpaceDN w:val="0"/>
        <w:adjustRightInd w:val="0"/>
        <w:spacing w:after="120" w:line="288" w:lineRule="auto"/>
        <w:rPr>
          <w:del w:id="528" w:author="Raymond Jeff (Nter)" w:date="2020-01-13T15:03:00Z"/>
          <w:rFonts w:ascii="Calibri" w:hAnsi="Calibri" w:cs="Calibri"/>
          <w:color w:val="000000"/>
          <w:sz w:val="20"/>
        </w:rPr>
      </w:pPr>
      <w:del w:id="529" w:author="Raymond Jeff (Nter)" w:date="2020-01-13T15:03:00Z">
        <w:r w:rsidRPr="00687533" w:rsidDel="001C2152">
          <w:rPr>
            <w:rFonts w:ascii="Calibri" w:hAnsi="Calibri" w:cs="Calibri"/>
            <w:color w:val="000000"/>
            <w:sz w:val="20"/>
          </w:rPr>
          <w:delText>Casinos terrestres</w:delText>
        </w:r>
      </w:del>
    </w:p>
    <w:p w14:paraId="6F6DA327" w14:textId="629679A3" w:rsidR="00BE4CA5" w:rsidRPr="00687533" w:rsidDel="001C2152" w:rsidRDefault="00BE4CA5" w:rsidP="00BE4CA5">
      <w:pPr>
        <w:pStyle w:val="Paragraphedeliste"/>
        <w:numPr>
          <w:ilvl w:val="0"/>
          <w:numId w:val="38"/>
        </w:numPr>
        <w:autoSpaceDE w:val="0"/>
        <w:autoSpaceDN w:val="0"/>
        <w:adjustRightInd w:val="0"/>
        <w:spacing w:after="120" w:line="288" w:lineRule="auto"/>
        <w:rPr>
          <w:del w:id="530" w:author="Raymond Jeff (Nter)" w:date="2020-01-13T15:03:00Z"/>
          <w:rFonts w:ascii="Calibri" w:hAnsi="Calibri" w:cs="Calibri"/>
          <w:color w:val="000000"/>
          <w:sz w:val="20"/>
        </w:rPr>
      </w:pPr>
      <w:del w:id="531" w:author="Raymond Jeff (Nter)" w:date="2020-01-13T15:03:00Z">
        <w:r w:rsidDel="001C2152">
          <w:rPr>
            <w:rFonts w:ascii="Calibri" w:hAnsi="Calibri" w:cs="Calibri"/>
            <w:color w:val="000000"/>
            <w:sz w:val="20"/>
          </w:rPr>
          <w:delText>Salons de jeux</w:delText>
        </w:r>
      </w:del>
    </w:p>
    <w:p w14:paraId="03F8A63D" w14:textId="41C5433F" w:rsidR="006C3941" w:rsidRPr="00687533" w:rsidDel="001C2152" w:rsidRDefault="006C3941" w:rsidP="00BE4CA5">
      <w:pPr>
        <w:pStyle w:val="Paragraphedeliste"/>
        <w:numPr>
          <w:ilvl w:val="0"/>
          <w:numId w:val="38"/>
        </w:numPr>
        <w:autoSpaceDE w:val="0"/>
        <w:autoSpaceDN w:val="0"/>
        <w:adjustRightInd w:val="0"/>
        <w:spacing w:after="120" w:line="288" w:lineRule="auto"/>
        <w:rPr>
          <w:del w:id="532" w:author="Raymond Jeff (Nter)" w:date="2020-01-13T15:03:00Z"/>
          <w:rFonts w:ascii="Calibri" w:hAnsi="Calibri" w:cs="Calibri"/>
          <w:color w:val="000000"/>
          <w:sz w:val="20"/>
        </w:rPr>
      </w:pPr>
      <w:del w:id="533" w:author="Raymond Jeff (Nter)" w:date="2020-01-13T15:03:00Z">
        <w:r w:rsidRPr="00687533" w:rsidDel="001C2152">
          <w:rPr>
            <w:rFonts w:ascii="Calibri" w:hAnsi="Calibri" w:cs="Calibri"/>
            <w:color w:val="000000"/>
            <w:sz w:val="20"/>
          </w:rPr>
          <w:delText>Jeux de hasard et d’argent en salles (Bingo, Kinzo, etc.)</w:delText>
        </w:r>
      </w:del>
    </w:p>
    <w:p w14:paraId="750E1F1D" w14:textId="47B1AA58" w:rsidR="006C3941" w:rsidRPr="00687533" w:rsidDel="001C2152" w:rsidRDefault="006C3941" w:rsidP="006C3941">
      <w:pPr>
        <w:pStyle w:val="Paragraphedeliste"/>
        <w:numPr>
          <w:ilvl w:val="0"/>
          <w:numId w:val="38"/>
        </w:numPr>
        <w:autoSpaceDE w:val="0"/>
        <w:autoSpaceDN w:val="0"/>
        <w:adjustRightInd w:val="0"/>
        <w:spacing w:after="120" w:line="288" w:lineRule="auto"/>
        <w:rPr>
          <w:del w:id="534" w:author="Raymond Jeff (Nter)" w:date="2020-01-13T15:03:00Z"/>
          <w:rFonts w:ascii="Calibri" w:hAnsi="Calibri" w:cs="Calibri"/>
          <w:color w:val="000000"/>
          <w:sz w:val="20"/>
        </w:rPr>
      </w:pPr>
      <w:del w:id="535" w:author="Raymond Jeff (Nter)" w:date="2020-01-13T15:03:00Z">
        <w:r w:rsidRPr="00687533" w:rsidDel="001C2152">
          <w:rPr>
            <w:rFonts w:ascii="Calibri" w:hAnsi="Calibri" w:cs="Calibri"/>
            <w:color w:val="000000"/>
            <w:sz w:val="20"/>
          </w:rPr>
          <w:delText>Jeux de hasard et d’argent en ligne (Espacejeux)</w:delText>
        </w:r>
      </w:del>
    </w:p>
    <w:p w14:paraId="39CC9B24" w14:textId="0294BB8E" w:rsidR="006C3941" w:rsidDel="001C2152" w:rsidRDefault="00213D8B" w:rsidP="006C3941">
      <w:pPr>
        <w:pStyle w:val="Paragraphedeliste"/>
        <w:numPr>
          <w:ilvl w:val="0"/>
          <w:numId w:val="38"/>
        </w:numPr>
        <w:autoSpaceDE w:val="0"/>
        <w:autoSpaceDN w:val="0"/>
        <w:adjustRightInd w:val="0"/>
        <w:spacing w:after="120" w:line="288" w:lineRule="auto"/>
        <w:rPr>
          <w:del w:id="536" w:author="Raymond Jeff (Nter)" w:date="2020-01-13T15:03:00Z"/>
          <w:rFonts w:ascii="Calibri" w:hAnsi="Calibri" w:cs="Calibri"/>
          <w:color w:val="000000"/>
          <w:sz w:val="20"/>
        </w:rPr>
      </w:pPr>
      <w:del w:id="537" w:author="Raymond Jeff (Nter)" w:date="2020-01-13T15:03:00Z">
        <w:r w:rsidRPr="00687533" w:rsidDel="001C2152">
          <w:rPr>
            <w:rFonts w:ascii="Calibri" w:hAnsi="Calibri" w:cs="Calibri"/>
            <w:color w:val="000000"/>
            <w:sz w:val="20"/>
          </w:rPr>
          <w:delText>Opérations l</w:delText>
        </w:r>
        <w:r w:rsidR="006C3941" w:rsidRPr="00687533" w:rsidDel="001C2152">
          <w:rPr>
            <w:rFonts w:ascii="Calibri" w:hAnsi="Calibri" w:cs="Calibri"/>
            <w:color w:val="000000"/>
            <w:sz w:val="20"/>
          </w:rPr>
          <w:delText>oteries</w:delText>
        </w:r>
      </w:del>
    </w:p>
    <w:p w14:paraId="467241EA" w14:textId="07875C2E" w:rsidR="00914156" w:rsidRPr="00687533" w:rsidDel="001C2152" w:rsidRDefault="00914156" w:rsidP="006C3941">
      <w:pPr>
        <w:pStyle w:val="Paragraphedeliste"/>
        <w:numPr>
          <w:ilvl w:val="0"/>
          <w:numId w:val="38"/>
        </w:numPr>
        <w:autoSpaceDE w:val="0"/>
        <w:autoSpaceDN w:val="0"/>
        <w:adjustRightInd w:val="0"/>
        <w:spacing w:after="120" w:line="288" w:lineRule="auto"/>
        <w:rPr>
          <w:del w:id="538" w:author="Raymond Jeff (Nter)" w:date="2020-01-13T15:03:00Z"/>
          <w:rFonts w:ascii="Calibri" w:hAnsi="Calibri" w:cs="Calibri"/>
          <w:color w:val="000000"/>
          <w:sz w:val="20"/>
        </w:rPr>
      </w:pPr>
      <w:del w:id="539" w:author="Raymond Jeff (Nter)" w:date="2020-01-13T15:03:00Z">
        <w:r w:rsidRPr="00687533" w:rsidDel="001C2152">
          <w:rPr>
            <w:rFonts w:ascii="Calibri" w:hAnsi="Calibri" w:cs="Calibri"/>
            <w:color w:val="000000"/>
            <w:sz w:val="20"/>
          </w:rPr>
          <w:delText>Loto-Québec</w:delText>
        </w:r>
        <w:r w:rsidR="00D12A77" w:rsidDel="001C2152">
          <w:rPr>
            <w:rFonts w:ascii="Calibri" w:hAnsi="Calibri" w:cs="Calibri"/>
            <w:color w:val="000000"/>
            <w:sz w:val="20"/>
          </w:rPr>
          <w:delText xml:space="preserve"> (domaine transversal par rapport aux autres domaines)</w:delText>
        </w:r>
      </w:del>
    </w:p>
    <w:p w14:paraId="79687470" w14:textId="4AFD2B3D" w:rsidR="006C3941" w:rsidDel="001C2152" w:rsidRDefault="00C23D18" w:rsidP="007C20C6">
      <w:pPr>
        <w:autoSpaceDE w:val="0"/>
        <w:autoSpaceDN w:val="0"/>
        <w:adjustRightInd w:val="0"/>
        <w:spacing w:after="120" w:line="288" w:lineRule="auto"/>
        <w:rPr>
          <w:del w:id="540" w:author="Raymond Jeff (Nter)" w:date="2020-01-13T15:03:00Z"/>
          <w:sz w:val="20"/>
        </w:rPr>
      </w:pPr>
      <w:del w:id="541" w:author="Raymond Jeff (Nter)" w:date="2020-01-13T15:03:00Z">
        <w:r w:rsidDel="001C2152">
          <w:rPr>
            <w:rFonts w:ascii="Calibri" w:hAnsi="Calibri" w:cs="Calibri"/>
            <w:color w:val="000000"/>
            <w:sz w:val="20"/>
          </w:rPr>
          <w:delText xml:space="preserve">Référence : </w:delText>
        </w:r>
        <w:r w:rsidR="00883552" w:rsidDel="001C2152">
          <w:rPr>
            <w:rStyle w:val="Lienhypertexte"/>
            <w:sz w:val="20"/>
          </w:rPr>
          <w:fldChar w:fldCharType="begin"/>
        </w:r>
        <w:r w:rsidR="00883552" w:rsidDel="001C2152">
          <w:rPr>
            <w:rStyle w:val="Lienhypertexte"/>
            <w:sz w:val="20"/>
          </w:rPr>
          <w:delInstrText xml:space="preserve"> HYPERLINK "http://www.thesaurus.gouv.qc.ca/tag/terme.do?id=MDL448" </w:delInstrText>
        </w:r>
        <w:r w:rsidR="00883552" w:rsidDel="001C2152">
          <w:rPr>
            <w:rStyle w:val="Lienhypertexte"/>
            <w:sz w:val="20"/>
          </w:rPr>
          <w:fldChar w:fldCharType="separate"/>
        </w:r>
        <w:r w:rsidRPr="007C20C6" w:rsidDel="001C2152">
          <w:rPr>
            <w:rStyle w:val="Lienhypertexte"/>
            <w:sz w:val="20"/>
          </w:rPr>
          <w:delText>http://www.thesaurus.gouv.qc.ca/tag/terme.do?id=MDL448</w:delText>
        </w:r>
        <w:r w:rsidR="00883552" w:rsidDel="001C2152">
          <w:rPr>
            <w:rStyle w:val="Lienhypertexte"/>
            <w:sz w:val="20"/>
          </w:rPr>
          <w:fldChar w:fldCharType="end"/>
        </w:r>
      </w:del>
    </w:p>
    <w:p w14:paraId="490B9B77" w14:textId="6D70AB3C" w:rsidR="00D12A77" w:rsidRPr="007C20C6" w:rsidDel="001C2152" w:rsidRDefault="00D12A77" w:rsidP="007C20C6">
      <w:pPr>
        <w:autoSpaceDE w:val="0"/>
        <w:autoSpaceDN w:val="0"/>
        <w:adjustRightInd w:val="0"/>
        <w:spacing w:after="120" w:line="288" w:lineRule="auto"/>
        <w:rPr>
          <w:del w:id="542" w:author="Raymond Jeff (Nter)" w:date="2020-01-13T15:03:00Z"/>
          <w:rFonts w:ascii="Calibri" w:hAnsi="Calibri" w:cs="Calibri"/>
          <w:color w:val="000000"/>
          <w:sz w:val="20"/>
        </w:rPr>
      </w:pPr>
    </w:p>
    <w:p w14:paraId="6FA2F62E" w14:textId="53CEF63A" w:rsidR="00B16C94" w:rsidDel="001C2152" w:rsidRDefault="00B16C94" w:rsidP="00B16C94">
      <w:pPr>
        <w:pStyle w:val="Titre3"/>
        <w:rPr>
          <w:del w:id="543" w:author="Raymond Jeff (Nter)" w:date="2020-01-13T15:03:00Z"/>
        </w:rPr>
      </w:pPr>
      <w:bookmarkStart w:id="544" w:name="_Toc27694615"/>
      <w:bookmarkStart w:id="545" w:name="_Toc27694614"/>
      <w:commentRangeStart w:id="546"/>
      <w:del w:id="547" w:author="Raymond Jeff (Nter)" w:date="2020-01-13T15:03:00Z">
        <w:r w:rsidDel="001C2152">
          <w:delText>Secteur d’affaire</w:delText>
        </w:r>
        <w:bookmarkEnd w:id="544"/>
        <w:r w:rsidDel="001C2152">
          <w:delText xml:space="preserve"> (</w:delText>
        </w:r>
        <w:r w:rsidRPr="00611431" w:rsidDel="001C2152">
          <w:rPr>
            <w:i/>
          </w:rPr>
          <w:delText>business sector</w:delText>
        </w:r>
        <w:r w:rsidDel="001C2152">
          <w:delText>)</w:delText>
        </w:r>
        <w:commentRangeEnd w:id="546"/>
        <w:r w:rsidR="007B210B" w:rsidDel="001C2152">
          <w:rPr>
            <w:rStyle w:val="Marquedecommentaire"/>
            <w:rFonts w:asciiTheme="minorHAnsi" w:eastAsiaTheme="minorHAnsi" w:hAnsiTheme="minorHAnsi" w:cstheme="minorBidi"/>
            <w:b w:val="0"/>
            <w:color w:val="auto"/>
          </w:rPr>
          <w:commentReference w:id="546"/>
        </w:r>
      </w:del>
    </w:p>
    <w:p w14:paraId="59CB338D" w14:textId="1774C002" w:rsidR="00B16C94" w:rsidRPr="00687533" w:rsidDel="001C2152" w:rsidRDefault="00B16C94" w:rsidP="00B16C94">
      <w:pPr>
        <w:rPr>
          <w:del w:id="548" w:author="Raymond Jeff (Nter)" w:date="2020-01-13T15:03:00Z"/>
          <w:sz w:val="20"/>
        </w:rPr>
      </w:pPr>
      <w:del w:id="549" w:author="Raymond Jeff (Nter)" w:date="2020-01-13T15:03:00Z">
        <w:r w:rsidRPr="00687533" w:rsidDel="001C2152">
          <w:rPr>
            <w:sz w:val="20"/>
          </w:rPr>
          <w:delText xml:space="preserve">Représente normalement </w:delText>
        </w:r>
        <w:r w:rsidR="00790A24" w:rsidDel="001C2152">
          <w:rPr>
            <w:sz w:val="20"/>
          </w:rPr>
          <w:delText xml:space="preserve">un regroupement de </w:delText>
        </w:r>
        <w:r w:rsidRPr="007C20C6" w:rsidDel="001C2152">
          <w:rPr>
            <w:sz w:val="20"/>
            <w:u w:val="single"/>
          </w:rPr>
          <w:delText>capacités d’affaires primaires</w:delText>
        </w:r>
        <w:r w:rsidRPr="00687533" w:rsidDel="001C2152">
          <w:rPr>
            <w:sz w:val="20"/>
          </w:rPr>
          <w:delText xml:space="preserve"> d’un domaine d’affaires.</w:delText>
        </w:r>
      </w:del>
    </w:p>
    <w:p w14:paraId="63859757" w14:textId="581B8307" w:rsidR="00B16C94" w:rsidRPr="00687533" w:rsidDel="001C2152" w:rsidRDefault="00B16C94" w:rsidP="00B16C94">
      <w:pPr>
        <w:rPr>
          <w:del w:id="550" w:author="Raymond Jeff (Nter)" w:date="2020-01-13T15:03:00Z"/>
          <w:sz w:val="20"/>
        </w:rPr>
      </w:pPr>
      <w:del w:id="551" w:author="Raymond Jeff (Nter)" w:date="2020-01-13T15:03:00Z">
        <w:r w:rsidRPr="00687533" w:rsidDel="001C2152">
          <w:rPr>
            <w:sz w:val="20"/>
          </w:rPr>
          <w:delText xml:space="preserve">Exemple </w:delText>
        </w:r>
        <w:r w:rsidR="00790A24" w:rsidDel="001C2152">
          <w:rPr>
            <w:sz w:val="20"/>
          </w:rPr>
          <w:delText>(</w:delText>
        </w:r>
        <w:r w:rsidR="00790A24" w:rsidRPr="007C20C6" w:rsidDel="001C2152">
          <w:rPr>
            <w:sz w:val="20"/>
            <w:u w:val="single"/>
          </w:rPr>
          <w:delText>non exhaustif et à réviser</w:delText>
        </w:r>
        <w:r w:rsidR="00790A24" w:rsidDel="001C2152">
          <w:rPr>
            <w:sz w:val="20"/>
          </w:rPr>
          <w:delText xml:space="preserve">) </w:delText>
        </w:r>
        <w:r w:rsidRPr="00687533" w:rsidDel="001C2152">
          <w:rPr>
            <w:sz w:val="20"/>
          </w:rPr>
          <w:delText>des secteurs d’affaires de la SCQ par rapport à ceux de la SEJQ :</w:delText>
        </w:r>
      </w:del>
    </w:p>
    <w:tbl>
      <w:tblPr>
        <w:tblStyle w:val="Grilledutableau"/>
        <w:tblW w:w="0" w:type="auto"/>
        <w:tblLook w:val="04A0" w:firstRow="1" w:lastRow="0" w:firstColumn="1" w:lastColumn="0" w:noHBand="0" w:noVBand="1"/>
      </w:tblPr>
      <w:tblGrid>
        <w:gridCol w:w="2689"/>
        <w:gridCol w:w="3260"/>
      </w:tblGrid>
      <w:tr w:rsidR="00B16C94" w:rsidRPr="00687533" w:rsidDel="001C2152" w14:paraId="313E3F80" w14:textId="654FB4B6" w:rsidTr="00F723B1">
        <w:trPr>
          <w:del w:id="552" w:author="Raymond Jeff (Nter)" w:date="2020-01-13T15:03:00Z"/>
        </w:trPr>
        <w:tc>
          <w:tcPr>
            <w:tcW w:w="2689" w:type="dxa"/>
            <w:shd w:val="clear" w:color="auto" w:fill="D9D9D9" w:themeFill="background1" w:themeFillShade="D9"/>
          </w:tcPr>
          <w:p w14:paraId="170BCCC2" w14:textId="327E870D" w:rsidR="00B16C94" w:rsidRPr="00687533" w:rsidDel="001C2152" w:rsidRDefault="00B16C94" w:rsidP="00F723B1">
            <w:pPr>
              <w:rPr>
                <w:del w:id="553" w:author="Raymond Jeff (Nter)" w:date="2020-01-13T15:03:00Z"/>
                <w:b/>
                <w:sz w:val="20"/>
              </w:rPr>
            </w:pPr>
            <w:del w:id="554" w:author="Raymond Jeff (Nter)" w:date="2020-01-13T15:03:00Z">
              <w:r w:rsidRPr="00687533" w:rsidDel="001C2152">
                <w:rPr>
                  <w:b/>
                  <w:sz w:val="20"/>
                </w:rPr>
                <w:delText>Casinos</w:delText>
              </w:r>
            </w:del>
          </w:p>
        </w:tc>
        <w:tc>
          <w:tcPr>
            <w:tcW w:w="3260" w:type="dxa"/>
            <w:shd w:val="clear" w:color="auto" w:fill="D9D9D9" w:themeFill="background1" w:themeFillShade="D9"/>
          </w:tcPr>
          <w:p w14:paraId="3ABAF463" w14:textId="3B0FB997" w:rsidR="00B16C94" w:rsidRPr="00687533" w:rsidDel="001C2152" w:rsidRDefault="00B16C94" w:rsidP="00F723B1">
            <w:pPr>
              <w:rPr>
                <w:del w:id="555" w:author="Raymond Jeff (Nter)" w:date="2020-01-13T15:03:00Z"/>
                <w:b/>
                <w:sz w:val="20"/>
              </w:rPr>
            </w:pPr>
            <w:del w:id="556" w:author="Raymond Jeff (Nter)" w:date="2020-01-13T15:03:00Z">
              <w:r w:rsidRPr="00687533" w:rsidDel="001C2152">
                <w:rPr>
                  <w:b/>
                  <w:sz w:val="20"/>
                </w:rPr>
                <w:delText>Appareils de loteries vidéo (ALV)</w:delText>
              </w:r>
            </w:del>
          </w:p>
        </w:tc>
      </w:tr>
      <w:tr w:rsidR="00B16C94" w:rsidRPr="00687533" w:rsidDel="001C2152" w14:paraId="3ADEE7AD" w14:textId="16ADB7AA" w:rsidTr="00F723B1">
        <w:trPr>
          <w:del w:id="557" w:author="Raymond Jeff (Nter)" w:date="2020-01-13T15:03:00Z"/>
        </w:trPr>
        <w:tc>
          <w:tcPr>
            <w:tcW w:w="2689" w:type="dxa"/>
          </w:tcPr>
          <w:p w14:paraId="3C16DA8E" w14:textId="3DD4A8AC" w:rsidR="00B16C94" w:rsidRPr="00687533" w:rsidDel="001C2152" w:rsidRDefault="00B16C94" w:rsidP="00F723B1">
            <w:pPr>
              <w:rPr>
                <w:del w:id="558" w:author="Raymond Jeff (Nter)" w:date="2020-01-13T15:03:00Z"/>
                <w:sz w:val="20"/>
              </w:rPr>
            </w:pPr>
            <w:del w:id="559" w:author="Raymond Jeff (Nter)" w:date="2020-01-13T15:03:00Z">
              <w:r w:rsidRPr="00687533" w:rsidDel="001C2152">
                <w:rPr>
                  <w:sz w:val="20"/>
                </w:rPr>
                <w:delText>Établissements</w:delText>
              </w:r>
            </w:del>
          </w:p>
        </w:tc>
        <w:tc>
          <w:tcPr>
            <w:tcW w:w="3260" w:type="dxa"/>
          </w:tcPr>
          <w:p w14:paraId="53CB573F" w14:textId="2257A04F" w:rsidR="00B16C94" w:rsidRPr="00687533" w:rsidDel="001C2152" w:rsidRDefault="00B16C94" w:rsidP="00F723B1">
            <w:pPr>
              <w:rPr>
                <w:del w:id="560" w:author="Raymond Jeff (Nter)" w:date="2020-01-13T15:03:00Z"/>
                <w:sz w:val="20"/>
              </w:rPr>
            </w:pPr>
            <w:del w:id="561" w:author="Raymond Jeff (Nter)" w:date="2020-01-13T15:03:00Z">
              <w:r w:rsidRPr="00687533" w:rsidDel="001C2152">
                <w:rPr>
                  <w:sz w:val="20"/>
                </w:rPr>
                <w:delText>Établissements</w:delText>
              </w:r>
            </w:del>
          </w:p>
        </w:tc>
      </w:tr>
      <w:tr w:rsidR="00B16C94" w:rsidRPr="00687533" w:rsidDel="001C2152" w14:paraId="060F2D82" w14:textId="25441AFB" w:rsidTr="00F723B1">
        <w:trPr>
          <w:del w:id="562" w:author="Raymond Jeff (Nter)" w:date="2020-01-13T15:03:00Z"/>
        </w:trPr>
        <w:tc>
          <w:tcPr>
            <w:tcW w:w="2689" w:type="dxa"/>
          </w:tcPr>
          <w:p w14:paraId="146A9EE2" w14:textId="216BBABE" w:rsidR="00B16C94" w:rsidRPr="00687533" w:rsidDel="001C2152" w:rsidRDefault="00B16C94" w:rsidP="00F723B1">
            <w:pPr>
              <w:rPr>
                <w:del w:id="563" w:author="Raymond Jeff (Nter)" w:date="2020-01-13T15:03:00Z"/>
                <w:sz w:val="20"/>
              </w:rPr>
            </w:pPr>
            <w:del w:id="564" w:author="Raymond Jeff (Nter)" w:date="2020-01-13T15:03:00Z">
              <w:r w:rsidRPr="00687533" w:rsidDel="001C2152">
                <w:rPr>
                  <w:sz w:val="20"/>
                </w:rPr>
                <w:delText>Produits</w:delText>
              </w:r>
            </w:del>
          </w:p>
        </w:tc>
        <w:tc>
          <w:tcPr>
            <w:tcW w:w="3260" w:type="dxa"/>
          </w:tcPr>
          <w:p w14:paraId="595DFF12" w14:textId="3CE7D787" w:rsidR="00B16C94" w:rsidRPr="00687533" w:rsidDel="001C2152" w:rsidRDefault="00B16C94" w:rsidP="00F723B1">
            <w:pPr>
              <w:rPr>
                <w:del w:id="565" w:author="Raymond Jeff (Nter)" w:date="2020-01-13T15:03:00Z"/>
                <w:sz w:val="20"/>
              </w:rPr>
            </w:pPr>
            <w:del w:id="566" w:author="Raymond Jeff (Nter)" w:date="2020-01-13T15:03:00Z">
              <w:r w:rsidRPr="00687533" w:rsidDel="001C2152">
                <w:rPr>
                  <w:sz w:val="20"/>
                </w:rPr>
                <w:delText>Produits</w:delText>
              </w:r>
            </w:del>
          </w:p>
        </w:tc>
      </w:tr>
      <w:tr w:rsidR="00B16C94" w:rsidRPr="00687533" w:rsidDel="001C2152" w14:paraId="17FC1B6E" w14:textId="4D055271" w:rsidTr="00F723B1">
        <w:trPr>
          <w:del w:id="567" w:author="Raymond Jeff (Nter)" w:date="2020-01-13T15:03:00Z"/>
        </w:trPr>
        <w:tc>
          <w:tcPr>
            <w:tcW w:w="2689" w:type="dxa"/>
          </w:tcPr>
          <w:p w14:paraId="0F519126" w14:textId="40CBC6DB" w:rsidR="00B16C94" w:rsidRPr="00687533" w:rsidDel="001C2152" w:rsidRDefault="00B16C94" w:rsidP="00F723B1">
            <w:pPr>
              <w:rPr>
                <w:del w:id="568" w:author="Raymond Jeff (Nter)" w:date="2020-01-13T15:03:00Z"/>
                <w:sz w:val="20"/>
              </w:rPr>
            </w:pPr>
            <w:del w:id="569" w:author="Raymond Jeff (Nter)" w:date="2020-01-13T15:03:00Z">
              <w:r w:rsidRPr="00687533" w:rsidDel="001C2152">
                <w:rPr>
                  <w:sz w:val="20"/>
                </w:rPr>
                <w:delText>Clients</w:delText>
              </w:r>
            </w:del>
          </w:p>
        </w:tc>
        <w:tc>
          <w:tcPr>
            <w:tcW w:w="3260" w:type="dxa"/>
          </w:tcPr>
          <w:p w14:paraId="473A05C4" w14:textId="649897D2" w:rsidR="00B16C94" w:rsidRPr="00687533" w:rsidDel="001C2152" w:rsidRDefault="00B16C94" w:rsidP="00F723B1">
            <w:pPr>
              <w:rPr>
                <w:del w:id="570" w:author="Raymond Jeff (Nter)" w:date="2020-01-13T15:03:00Z"/>
                <w:sz w:val="20"/>
              </w:rPr>
            </w:pPr>
            <w:del w:id="571" w:author="Raymond Jeff (Nter)" w:date="2020-01-13T15:03:00Z">
              <w:r w:rsidRPr="00687533" w:rsidDel="001C2152">
                <w:rPr>
                  <w:sz w:val="20"/>
                </w:rPr>
                <w:delText>Clients</w:delText>
              </w:r>
            </w:del>
          </w:p>
        </w:tc>
      </w:tr>
      <w:tr w:rsidR="00B16C94" w:rsidRPr="00687533" w:rsidDel="001C2152" w14:paraId="7E2BB4DA" w14:textId="0B2FEA3A" w:rsidTr="00F723B1">
        <w:trPr>
          <w:del w:id="572" w:author="Raymond Jeff (Nter)" w:date="2020-01-13T15:03:00Z"/>
        </w:trPr>
        <w:tc>
          <w:tcPr>
            <w:tcW w:w="2689" w:type="dxa"/>
          </w:tcPr>
          <w:p w14:paraId="3DB4FBAA" w14:textId="60389C41" w:rsidR="00B16C94" w:rsidRPr="00687533" w:rsidDel="001C2152" w:rsidRDefault="00B16C94" w:rsidP="00F723B1">
            <w:pPr>
              <w:rPr>
                <w:del w:id="573" w:author="Raymond Jeff (Nter)" w:date="2020-01-13T15:03:00Z"/>
                <w:sz w:val="20"/>
              </w:rPr>
            </w:pPr>
            <w:del w:id="574" w:author="Raymond Jeff (Nter)" w:date="2020-01-13T15:03:00Z">
              <w:r w:rsidRPr="00687533" w:rsidDel="001C2152">
                <w:rPr>
                  <w:sz w:val="20"/>
                </w:rPr>
                <w:delText>Partenaires</w:delText>
              </w:r>
            </w:del>
          </w:p>
        </w:tc>
        <w:tc>
          <w:tcPr>
            <w:tcW w:w="3260" w:type="dxa"/>
          </w:tcPr>
          <w:p w14:paraId="63278524" w14:textId="76CF5655" w:rsidR="00B16C94" w:rsidRPr="00687533" w:rsidDel="001C2152" w:rsidRDefault="00B16C94" w:rsidP="00F723B1">
            <w:pPr>
              <w:rPr>
                <w:del w:id="575" w:author="Raymond Jeff (Nter)" w:date="2020-01-13T15:03:00Z"/>
                <w:sz w:val="20"/>
              </w:rPr>
            </w:pPr>
            <w:del w:id="576" w:author="Raymond Jeff (Nter)" w:date="2020-01-13T15:03:00Z">
              <w:r w:rsidRPr="00687533" w:rsidDel="001C2152">
                <w:rPr>
                  <w:sz w:val="20"/>
                </w:rPr>
                <w:delText>Partenaires</w:delText>
              </w:r>
            </w:del>
          </w:p>
        </w:tc>
      </w:tr>
      <w:tr w:rsidR="00B16C94" w:rsidRPr="00687533" w:rsidDel="001C2152" w14:paraId="5220F719" w14:textId="6F0EE12B" w:rsidTr="00F723B1">
        <w:trPr>
          <w:del w:id="577" w:author="Raymond Jeff (Nter)" w:date="2020-01-13T15:03:00Z"/>
        </w:trPr>
        <w:tc>
          <w:tcPr>
            <w:tcW w:w="2689" w:type="dxa"/>
          </w:tcPr>
          <w:p w14:paraId="6DC61C48" w14:textId="4839638C" w:rsidR="00B16C94" w:rsidRPr="00687533" w:rsidDel="001C2152" w:rsidRDefault="00B16C94" w:rsidP="00F723B1">
            <w:pPr>
              <w:rPr>
                <w:del w:id="578" w:author="Raymond Jeff (Nter)" w:date="2020-01-13T15:03:00Z"/>
                <w:sz w:val="20"/>
              </w:rPr>
            </w:pPr>
            <w:del w:id="579" w:author="Raymond Jeff (Nter)" w:date="2020-01-13T15:03:00Z">
              <w:r w:rsidRPr="00687533" w:rsidDel="001C2152">
                <w:rPr>
                  <w:sz w:val="20"/>
                </w:rPr>
                <w:delText>Équipements de jeux</w:delText>
              </w:r>
            </w:del>
          </w:p>
        </w:tc>
        <w:tc>
          <w:tcPr>
            <w:tcW w:w="3260" w:type="dxa"/>
          </w:tcPr>
          <w:p w14:paraId="6437F78E" w14:textId="5CACDFB4" w:rsidR="00B16C94" w:rsidRPr="00687533" w:rsidDel="001C2152" w:rsidRDefault="00B16C94" w:rsidP="00F723B1">
            <w:pPr>
              <w:rPr>
                <w:del w:id="580" w:author="Raymond Jeff (Nter)" w:date="2020-01-13T15:03:00Z"/>
                <w:sz w:val="20"/>
              </w:rPr>
            </w:pPr>
            <w:del w:id="581" w:author="Raymond Jeff (Nter)" w:date="2020-01-13T15:03:00Z">
              <w:r w:rsidRPr="00687533" w:rsidDel="001C2152">
                <w:rPr>
                  <w:sz w:val="20"/>
                </w:rPr>
                <w:delText>Équipements de jeux</w:delText>
              </w:r>
            </w:del>
          </w:p>
        </w:tc>
      </w:tr>
      <w:tr w:rsidR="00B16C94" w:rsidRPr="00687533" w:rsidDel="001C2152" w14:paraId="7CFD39E9" w14:textId="783DC5BC" w:rsidTr="00F723B1">
        <w:trPr>
          <w:del w:id="582" w:author="Raymond Jeff (Nter)" w:date="2020-01-13T15:03:00Z"/>
        </w:trPr>
        <w:tc>
          <w:tcPr>
            <w:tcW w:w="2689" w:type="dxa"/>
          </w:tcPr>
          <w:p w14:paraId="55B4653A" w14:textId="28E1143A" w:rsidR="00B16C94" w:rsidRPr="00687533" w:rsidDel="001C2152" w:rsidRDefault="00B16C94" w:rsidP="00F723B1">
            <w:pPr>
              <w:rPr>
                <w:del w:id="583" w:author="Raymond Jeff (Nter)" w:date="2020-01-13T15:03:00Z"/>
                <w:sz w:val="20"/>
              </w:rPr>
            </w:pPr>
            <w:del w:id="584" w:author="Raymond Jeff (Nter)" w:date="2020-01-13T15:03:00Z">
              <w:r w:rsidRPr="00687533" w:rsidDel="001C2152">
                <w:rPr>
                  <w:sz w:val="20"/>
                </w:rPr>
                <w:delText>Marketing</w:delText>
              </w:r>
            </w:del>
          </w:p>
        </w:tc>
        <w:tc>
          <w:tcPr>
            <w:tcW w:w="3260" w:type="dxa"/>
          </w:tcPr>
          <w:p w14:paraId="049C5889" w14:textId="50FC405B" w:rsidR="00B16C94" w:rsidRPr="00687533" w:rsidDel="001C2152" w:rsidRDefault="00B16C94" w:rsidP="00F723B1">
            <w:pPr>
              <w:rPr>
                <w:del w:id="585" w:author="Raymond Jeff (Nter)" w:date="2020-01-13T15:03:00Z"/>
                <w:sz w:val="20"/>
              </w:rPr>
            </w:pPr>
            <w:del w:id="586" w:author="Raymond Jeff (Nter)" w:date="2020-01-13T15:03:00Z">
              <w:r w:rsidRPr="00687533" w:rsidDel="001C2152">
                <w:rPr>
                  <w:sz w:val="20"/>
                </w:rPr>
                <w:delText>Marketing</w:delText>
              </w:r>
            </w:del>
          </w:p>
        </w:tc>
      </w:tr>
      <w:tr w:rsidR="00B16C94" w:rsidRPr="00687533" w:rsidDel="001C2152" w14:paraId="6DA035BF" w14:textId="69B49417" w:rsidTr="00F723B1">
        <w:trPr>
          <w:del w:id="587" w:author="Raymond Jeff (Nter)" w:date="2020-01-13T15:03:00Z"/>
        </w:trPr>
        <w:tc>
          <w:tcPr>
            <w:tcW w:w="2689" w:type="dxa"/>
          </w:tcPr>
          <w:p w14:paraId="19A39E0D" w14:textId="74D7C5F7" w:rsidR="00B16C94" w:rsidRPr="00687533" w:rsidDel="001C2152" w:rsidRDefault="00B16C94" w:rsidP="00F723B1">
            <w:pPr>
              <w:rPr>
                <w:del w:id="588" w:author="Raymond Jeff (Nter)" w:date="2020-01-13T15:03:00Z"/>
                <w:sz w:val="20"/>
              </w:rPr>
            </w:pPr>
            <w:del w:id="589" w:author="Raymond Jeff (Nter)" w:date="2020-01-13T15:03:00Z">
              <w:r w:rsidRPr="00687533" w:rsidDel="001C2152">
                <w:rPr>
                  <w:sz w:val="20"/>
                </w:rPr>
                <w:delText>Ventes</w:delText>
              </w:r>
            </w:del>
          </w:p>
        </w:tc>
        <w:tc>
          <w:tcPr>
            <w:tcW w:w="3260" w:type="dxa"/>
          </w:tcPr>
          <w:p w14:paraId="34F31CAF" w14:textId="14D27A90" w:rsidR="00B16C94" w:rsidRPr="00687533" w:rsidDel="001C2152" w:rsidRDefault="00B16C94" w:rsidP="00F723B1">
            <w:pPr>
              <w:rPr>
                <w:del w:id="590" w:author="Raymond Jeff (Nter)" w:date="2020-01-13T15:03:00Z"/>
                <w:sz w:val="20"/>
              </w:rPr>
            </w:pPr>
            <w:del w:id="591" w:author="Raymond Jeff (Nter)" w:date="2020-01-13T15:03:00Z">
              <w:r w:rsidRPr="00687533" w:rsidDel="001C2152">
                <w:rPr>
                  <w:sz w:val="20"/>
                </w:rPr>
                <w:delText>Ventes</w:delText>
              </w:r>
            </w:del>
          </w:p>
        </w:tc>
      </w:tr>
      <w:tr w:rsidR="00B16C94" w:rsidRPr="00687533" w:rsidDel="001C2152" w14:paraId="3EC5BE62" w14:textId="3DB03D23" w:rsidTr="00F723B1">
        <w:trPr>
          <w:del w:id="592" w:author="Raymond Jeff (Nter)" w:date="2020-01-13T15:03:00Z"/>
        </w:trPr>
        <w:tc>
          <w:tcPr>
            <w:tcW w:w="2689" w:type="dxa"/>
          </w:tcPr>
          <w:p w14:paraId="363AC7DD" w14:textId="4FA235E2" w:rsidR="00B16C94" w:rsidRPr="00687533" w:rsidDel="001C2152" w:rsidRDefault="00B16C94" w:rsidP="00F723B1">
            <w:pPr>
              <w:rPr>
                <w:del w:id="593" w:author="Raymond Jeff (Nter)" w:date="2020-01-13T15:03:00Z"/>
                <w:sz w:val="20"/>
              </w:rPr>
            </w:pPr>
            <w:del w:id="594" w:author="Raymond Jeff (Nter)" w:date="2020-01-13T15:03:00Z">
              <w:r w:rsidRPr="00687533" w:rsidDel="001C2152">
                <w:rPr>
                  <w:sz w:val="20"/>
                </w:rPr>
                <w:delText>Programmes</w:delText>
              </w:r>
            </w:del>
          </w:p>
        </w:tc>
        <w:tc>
          <w:tcPr>
            <w:tcW w:w="3260" w:type="dxa"/>
          </w:tcPr>
          <w:p w14:paraId="08123D49" w14:textId="1CF9FECA" w:rsidR="00B16C94" w:rsidRPr="00687533" w:rsidDel="001C2152" w:rsidRDefault="00B16C94" w:rsidP="00F723B1">
            <w:pPr>
              <w:rPr>
                <w:del w:id="595" w:author="Raymond Jeff (Nter)" w:date="2020-01-13T15:03:00Z"/>
                <w:sz w:val="20"/>
              </w:rPr>
            </w:pPr>
          </w:p>
        </w:tc>
      </w:tr>
      <w:tr w:rsidR="00B16C94" w:rsidRPr="00687533" w:rsidDel="001C2152" w14:paraId="7F3D5D0A" w14:textId="0F33213D" w:rsidTr="00F723B1">
        <w:trPr>
          <w:del w:id="596" w:author="Raymond Jeff (Nter)" w:date="2020-01-13T15:03:00Z"/>
        </w:trPr>
        <w:tc>
          <w:tcPr>
            <w:tcW w:w="2689" w:type="dxa"/>
          </w:tcPr>
          <w:p w14:paraId="43259D87" w14:textId="2D263292" w:rsidR="00B16C94" w:rsidRPr="00687533" w:rsidDel="001C2152" w:rsidRDefault="00B16C94" w:rsidP="00F723B1">
            <w:pPr>
              <w:rPr>
                <w:del w:id="597" w:author="Raymond Jeff (Nter)" w:date="2020-01-13T15:03:00Z"/>
                <w:sz w:val="20"/>
              </w:rPr>
            </w:pPr>
            <w:del w:id="598" w:author="Raymond Jeff (Nter)" w:date="2020-01-13T15:03:00Z">
              <w:r w:rsidRPr="00687533" w:rsidDel="001C2152">
                <w:rPr>
                  <w:sz w:val="20"/>
                </w:rPr>
                <w:delText>Divertissement</w:delText>
              </w:r>
            </w:del>
          </w:p>
        </w:tc>
        <w:tc>
          <w:tcPr>
            <w:tcW w:w="3260" w:type="dxa"/>
          </w:tcPr>
          <w:p w14:paraId="15191B6A" w14:textId="2D6ED020" w:rsidR="00B16C94" w:rsidRPr="00687533" w:rsidDel="001C2152" w:rsidRDefault="00B16C94" w:rsidP="00F723B1">
            <w:pPr>
              <w:rPr>
                <w:del w:id="599" w:author="Raymond Jeff (Nter)" w:date="2020-01-13T15:03:00Z"/>
                <w:sz w:val="20"/>
              </w:rPr>
            </w:pPr>
          </w:p>
        </w:tc>
      </w:tr>
      <w:tr w:rsidR="00B16C94" w:rsidRPr="00687533" w:rsidDel="001C2152" w14:paraId="775FDF1A" w14:textId="4E8AA82D" w:rsidTr="00F723B1">
        <w:trPr>
          <w:del w:id="600" w:author="Raymond Jeff (Nter)" w:date="2020-01-13T15:03:00Z"/>
        </w:trPr>
        <w:tc>
          <w:tcPr>
            <w:tcW w:w="2689" w:type="dxa"/>
          </w:tcPr>
          <w:p w14:paraId="702736ED" w14:textId="378ECAD2" w:rsidR="00B16C94" w:rsidRPr="00687533" w:rsidDel="001C2152" w:rsidRDefault="00B16C94" w:rsidP="00F723B1">
            <w:pPr>
              <w:rPr>
                <w:del w:id="601" w:author="Raymond Jeff (Nter)" w:date="2020-01-13T15:03:00Z"/>
                <w:sz w:val="20"/>
              </w:rPr>
            </w:pPr>
          </w:p>
        </w:tc>
        <w:tc>
          <w:tcPr>
            <w:tcW w:w="3260" w:type="dxa"/>
          </w:tcPr>
          <w:p w14:paraId="2B730A53" w14:textId="7C07B3D3" w:rsidR="00B16C94" w:rsidRPr="00687533" w:rsidDel="001C2152" w:rsidRDefault="00B16C94" w:rsidP="00F723B1">
            <w:pPr>
              <w:rPr>
                <w:del w:id="602" w:author="Raymond Jeff (Nter)" w:date="2020-01-13T15:03:00Z"/>
                <w:sz w:val="20"/>
              </w:rPr>
            </w:pPr>
            <w:del w:id="603" w:author="Raymond Jeff (Nter)" w:date="2020-01-13T15:03:00Z">
              <w:r w:rsidRPr="00687533" w:rsidDel="001C2152">
                <w:rPr>
                  <w:sz w:val="20"/>
                </w:rPr>
                <w:delText>Détaillants</w:delText>
              </w:r>
            </w:del>
          </w:p>
        </w:tc>
      </w:tr>
    </w:tbl>
    <w:p w14:paraId="586988B0" w14:textId="3862B05F" w:rsidR="006E6056" w:rsidRPr="007C20C6" w:rsidDel="001C2152" w:rsidRDefault="006E6056" w:rsidP="0029237E">
      <w:pPr>
        <w:spacing w:after="0"/>
        <w:rPr>
          <w:del w:id="604" w:author="Raymond Jeff (Nter)" w:date="2020-01-13T15:03:00Z"/>
          <w:color w:val="C45911" w:themeColor="accent2" w:themeShade="BF"/>
          <w:sz w:val="16"/>
        </w:rPr>
      </w:pPr>
      <w:del w:id="605" w:author="Raymond Jeff (Nter)" w:date="2020-01-13T15:03:00Z">
        <w:r w:rsidRPr="007C20C6" w:rsidDel="001C2152">
          <w:rPr>
            <w:color w:val="C45911" w:themeColor="accent2" w:themeShade="BF"/>
            <w:sz w:val="16"/>
          </w:rPr>
          <w:delText xml:space="preserve">Voir si le secteur « Opérations de jeux » serait à envisager afin de le distinguer des activités d’affaires liées à la définition et au développement des Produits/Jeux. </w:delText>
        </w:r>
      </w:del>
    </w:p>
    <w:p w14:paraId="3820B4E4" w14:textId="3D15072D" w:rsidR="004A46A8" w:rsidDel="001C2152" w:rsidRDefault="004A46A8" w:rsidP="0029237E">
      <w:pPr>
        <w:spacing w:after="0"/>
        <w:rPr>
          <w:del w:id="606" w:author="Raymond Jeff (Nter)" w:date="2020-01-13T15:03:00Z"/>
          <w:sz w:val="20"/>
        </w:rPr>
      </w:pPr>
    </w:p>
    <w:p w14:paraId="7B0992C8" w14:textId="1AF7A7DA" w:rsidR="00D12A77" w:rsidRPr="00687533" w:rsidDel="001C2152" w:rsidRDefault="00D12A77" w:rsidP="00B16C94">
      <w:pPr>
        <w:rPr>
          <w:del w:id="607" w:author="Raymond Jeff (Nter)" w:date="2020-01-13T15:03:00Z"/>
          <w:sz w:val="20"/>
        </w:rPr>
      </w:pPr>
      <w:del w:id="608" w:author="Raymond Jeff (Nter)" w:date="2020-01-13T15:03:00Z">
        <w:r w:rsidDel="001C2152">
          <w:rPr>
            <w:sz w:val="20"/>
          </w:rPr>
          <w:delText xml:space="preserve">Référence : </w:delText>
        </w:r>
        <w:commentRangeStart w:id="609"/>
        <w:r w:rsidR="006430F8" w:rsidDel="001C2152">
          <w:rPr>
            <w:rStyle w:val="Lienhypertexte"/>
            <w:sz w:val="20"/>
          </w:rPr>
          <w:fldChar w:fldCharType="begin"/>
        </w:r>
        <w:r w:rsidR="006430F8" w:rsidDel="001C2152">
          <w:rPr>
            <w:rStyle w:val="Lienhypertexte"/>
            <w:sz w:val="20"/>
          </w:rPr>
          <w:delInstrText xml:space="preserve"> HYPERLINK "http://www.thesaurus.gouv.qc.ca/tag/terme.do?id=MDL1337" </w:delInstrText>
        </w:r>
        <w:r w:rsidR="006430F8" w:rsidDel="001C2152">
          <w:rPr>
            <w:rStyle w:val="Lienhypertexte"/>
            <w:sz w:val="20"/>
          </w:rPr>
          <w:fldChar w:fldCharType="separate"/>
        </w:r>
        <w:r w:rsidRPr="007C20C6" w:rsidDel="001C2152">
          <w:rPr>
            <w:rStyle w:val="Lienhypertexte"/>
            <w:sz w:val="20"/>
          </w:rPr>
          <w:delText>http://www.thesaurus.gouv.qc.ca/tag/terme.do?id=MDL1337</w:delText>
        </w:r>
        <w:r w:rsidR="006430F8" w:rsidDel="001C2152">
          <w:rPr>
            <w:rStyle w:val="Lienhypertexte"/>
            <w:sz w:val="20"/>
          </w:rPr>
          <w:fldChar w:fldCharType="end"/>
        </w:r>
        <w:commentRangeEnd w:id="609"/>
        <w:r w:rsidR="00561B36" w:rsidDel="001C2152">
          <w:rPr>
            <w:rStyle w:val="Marquedecommentaire"/>
          </w:rPr>
          <w:commentReference w:id="609"/>
        </w:r>
      </w:del>
    </w:p>
    <w:p w14:paraId="52923842" w14:textId="56B10AD9" w:rsidR="00B16C94" w:rsidDel="001C2152" w:rsidRDefault="00B16C94" w:rsidP="00B16C94">
      <w:pPr>
        <w:rPr>
          <w:del w:id="610" w:author="Raymond Jeff (Nter)" w:date="2020-01-13T15:03:00Z"/>
          <w:rFonts w:asciiTheme="majorHAnsi" w:eastAsiaTheme="majorEastAsia" w:hAnsiTheme="majorHAnsi" w:cstheme="majorBidi"/>
          <w:color w:val="1F4D78" w:themeColor="accent1" w:themeShade="7F"/>
          <w:sz w:val="24"/>
          <w:szCs w:val="24"/>
        </w:rPr>
      </w:pPr>
      <w:del w:id="611" w:author="Raymond Jeff (Nter)" w:date="2020-01-13T15:03:00Z">
        <w:r w:rsidDel="001C2152">
          <w:lastRenderedPageBreak/>
          <w:br w:type="page"/>
        </w:r>
      </w:del>
    </w:p>
    <w:p w14:paraId="349EB36B" w14:textId="6682B686" w:rsidR="006C3941" w:rsidDel="001C2152" w:rsidRDefault="006C3941" w:rsidP="00916649">
      <w:pPr>
        <w:pStyle w:val="Titre3"/>
        <w:rPr>
          <w:del w:id="612" w:author="Raymond Jeff (Nter)" w:date="2020-01-13T15:03:00Z"/>
        </w:rPr>
      </w:pPr>
      <w:bookmarkStart w:id="613" w:name="_Toc27694616"/>
      <w:bookmarkEnd w:id="545"/>
      <w:commentRangeStart w:id="614"/>
      <w:del w:id="615" w:author="Raymond Jeff (Nter)" w:date="2020-01-13T15:03:00Z">
        <w:r w:rsidDel="001C2152">
          <w:lastRenderedPageBreak/>
          <w:delText>Contexte d’affaire</w:delText>
        </w:r>
        <w:bookmarkEnd w:id="613"/>
        <w:r w:rsidR="00611431" w:rsidDel="001C2152">
          <w:delText xml:space="preserve"> (</w:delText>
        </w:r>
        <w:r w:rsidR="00611431" w:rsidRPr="00611431" w:rsidDel="001C2152">
          <w:rPr>
            <w:i/>
          </w:rPr>
          <w:delText xml:space="preserve">business </w:delText>
        </w:r>
        <w:commentRangeStart w:id="616"/>
        <w:r w:rsidR="00611431" w:rsidDel="001C2152">
          <w:rPr>
            <w:i/>
          </w:rPr>
          <w:delText>context</w:delText>
        </w:r>
        <w:commentRangeEnd w:id="616"/>
        <w:r w:rsidR="005B09E8" w:rsidDel="001C2152">
          <w:rPr>
            <w:rStyle w:val="Marquedecommentaire"/>
            <w:rFonts w:asciiTheme="minorHAnsi" w:eastAsiaTheme="minorHAnsi" w:hAnsiTheme="minorHAnsi" w:cstheme="minorBidi"/>
            <w:b w:val="0"/>
            <w:color w:val="auto"/>
          </w:rPr>
          <w:commentReference w:id="616"/>
        </w:r>
        <w:r w:rsidR="00611431" w:rsidDel="001C2152">
          <w:delText>)</w:delText>
        </w:r>
        <w:commentRangeEnd w:id="614"/>
        <w:r w:rsidR="00DD316C" w:rsidDel="001C2152">
          <w:rPr>
            <w:rStyle w:val="Marquedecommentaire"/>
            <w:rFonts w:asciiTheme="minorHAnsi" w:eastAsiaTheme="minorHAnsi" w:hAnsiTheme="minorHAnsi" w:cstheme="minorBidi"/>
            <w:b w:val="0"/>
            <w:color w:val="auto"/>
          </w:rPr>
          <w:commentReference w:id="614"/>
        </w:r>
      </w:del>
    </w:p>
    <w:p w14:paraId="4755D315" w14:textId="24389026" w:rsidR="006C3941" w:rsidRPr="007C20C6" w:rsidDel="001C2152" w:rsidRDefault="00E82894" w:rsidP="006C3941">
      <w:pPr>
        <w:rPr>
          <w:del w:id="617" w:author="Raymond Jeff (Nter)" w:date="2020-01-13T15:03:00Z"/>
          <w:sz w:val="18"/>
          <w:szCs w:val="20"/>
        </w:rPr>
      </w:pPr>
      <w:del w:id="618" w:author="Raymond Jeff (Nter)" w:date="2020-01-13T15:03:00Z">
        <w:r w:rsidRPr="007C20C6" w:rsidDel="001C2152">
          <w:rPr>
            <w:sz w:val="18"/>
            <w:szCs w:val="20"/>
          </w:rPr>
          <w:delText xml:space="preserve">Représente normalement les capacités d’affaires d’un secteur d’affaires. </w:delText>
        </w:r>
      </w:del>
    </w:p>
    <w:p w14:paraId="04D9B30B" w14:textId="3176D16B" w:rsidR="00E82894" w:rsidRPr="007C20C6" w:rsidDel="001C2152" w:rsidRDefault="00E82894" w:rsidP="006C3941">
      <w:pPr>
        <w:rPr>
          <w:del w:id="619" w:author="Raymond Jeff (Nter)" w:date="2020-01-13T15:03:00Z"/>
          <w:sz w:val="18"/>
          <w:szCs w:val="20"/>
        </w:rPr>
      </w:pPr>
      <w:del w:id="620" w:author="Raymond Jeff (Nter)" w:date="2020-01-13T15:03:00Z">
        <w:r w:rsidRPr="007C20C6" w:rsidDel="001C2152">
          <w:rPr>
            <w:sz w:val="18"/>
            <w:szCs w:val="20"/>
          </w:rPr>
          <w:delText>Exemple de contexte d’affaire</w:delText>
        </w:r>
        <w:r w:rsidR="009B2C7D" w:rsidRPr="007C20C6" w:rsidDel="001C2152">
          <w:rPr>
            <w:sz w:val="18"/>
            <w:szCs w:val="20"/>
          </w:rPr>
          <w:delText xml:space="preserve">s pour le secteur Produits du domaine Casinos </w:delText>
        </w:r>
        <w:r w:rsidRPr="007C20C6" w:rsidDel="001C2152">
          <w:rPr>
            <w:sz w:val="18"/>
            <w:szCs w:val="20"/>
          </w:rPr>
          <w:delText>:</w:delText>
        </w:r>
      </w:del>
    </w:p>
    <w:p w14:paraId="616BCCB6" w14:textId="7B6B936C" w:rsidR="00E82894" w:rsidRPr="007C20C6" w:rsidDel="001C2152" w:rsidRDefault="00E82894" w:rsidP="00E82894">
      <w:pPr>
        <w:pStyle w:val="Paragraphedeliste"/>
        <w:numPr>
          <w:ilvl w:val="0"/>
          <w:numId w:val="40"/>
        </w:numPr>
        <w:rPr>
          <w:del w:id="621" w:author="Raymond Jeff (Nter)" w:date="2020-01-13T15:03:00Z"/>
          <w:sz w:val="18"/>
          <w:szCs w:val="20"/>
        </w:rPr>
      </w:pPr>
      <w:del w:id="622" w:author="Raymond Jeff (Nter)" w:date="2020-01-13T15:03:00Z">
        <w:r w:rsidRPr="007C20C6" w:rsidDel="001C2152">
          <w:rPr>
            <w:sz w:val="18"/>
            <w:szCs w:val="20"/>
          </w:rPr>
          <w:delText>Tables de jeux</w:delText>
        </w:r>
        <w:r w:rsidR="009B2C7D" w:rsidRPr="007C20C6" w:rsidDel="001C2152">
          <w:rPr>
            <w:sz w:val="18"/>
            <w:szCs w:val="20"/>
          </w:rPr>
          <w:delText xml:space="preserve"> (TDJ)</w:delText>
        </w:r>
      </w:del>
    </w:p>
    <w:p w14:paraId="542026FF" w14:textId="69037EFB" w:rsidR="00E82894" w:rsidRPr="007C20C6" w:rsidDel="001C2152" w:rsidRDefault="00E82894" w:rsidP="00E82894">
      <w:pPr>
        <w:pStyle w:val="Paragraphedeliste"/>
        <w:numPr>
          <w:ilvl w:val="0"/>
          <w:numId w:val="40"/>
        </w:numPr>
        <w:rPr>
          <w:del w:id="623" w:author="Raymond Jeff (Nter)" w:date="2020-01-13T15:03:00Z"/>
          <w:sz w:val="18"/>
          <w:szCs w:val="20"/>
        </w:rPr>
      </w:pPr>
      <w:del w:id="624" w:author="Raymond Jeff (Nter)" w:date="2020-01-13T15:03:00Z">
        <w:r w:rsidRPr="007C20C6" w:rsidDel="001C2152">
          <w:rPr>
            <w:sz w:val="18"/>
            <w:szCs w:val="20"/>
          </w:rPr>
          <w:delText>Poker</w:delText>
        </w:r>
      </w:del>
    </w:p>
    <w:p w14:paraId="3407439D" w14:textId="4355701A" w:rsidR="00E82894" w:rsidRPr="007C20C6" w:rsidDel="001C2152" w:rsidRDefault="00E82894" w:rsidP="00E82894">
      <w:pPr>
        <w:pStyle w:val="Paragraphedeliste"/>
        <w:numPr>
          <w:ilvl w:val="0"/>
          <w:numId w:val="40"/>
        </w:numPr>
        <w:rPr>
          <w:del w:id="625" w:author="Raymond Jeff (Nter)" w:date="2020-01-13T15:03:00Z"/>
          <w:sz w:val="18"/>
          <w:szCs w:val="20"/>
        </w:rPr>
      </w:pPr>
      <w:del w:id="626" w:author="Raymond Jeff (Nter)" w:date="2020-01-13T15:03:00Z">
        <w:r w:rsidRPr="007C20C6" w:rsidDel="001C2152">
          <w:rPr>
            <w:sz w:val="18"/>
            <w:szCs w:val="20"/>
          </w:rPr>
          <w:delText>Machines à sous</w:delText>
        </w:r>
        <w:r w:rsidR="009B2C7D" w:rsidRPr="007C20C6" w:rsidDel="001C2152">
          <w:rPr>
            <w:sz w:val="18"/>
            <w:szCs w:val="20"/>
          </w:rPr>
          <w:delText xml:space="preserve"> (MAS)</w:delText>
        </w:r>
      </w:del>
    </w:p>
    <w:p w14:paraId="10CFDE0D" w14:textId="3FBA7E0C" w:rsidR="00E82894" w:rsidRPr="007C20C6" w:rsidDel="001C2152" w:rsidRDefault="00E82894" w:rsidP="00E82894">
      <w:pPr>
        <w:pStyle w:val="Paragraphedeliste"/>
        <w:numPr>
          <w:ilvl w:val="0"/>
          <w:numId w:val="40"/>
        </w:numPr>
        <w:rPr>
          <w:del w:id="627" w:author="Raymond Jeff (Nter)" w:date="2020-01-13T15:03:00Z"/>
          <w:sz w:val="18"/>
          <w:szCs w:val="20"/>
        </w:rPr>
      </w:pPr>
      <w:del w:id="628" w:author="Raymond Jeff (Nter)" w:date="2020-01-13T15:03:00Z">
        <w:r w:rsidRPr="007C20C6" w:rsidDel="001C2152">
          <w:rPr>
            <w:sz w:val="18"/>
            <w:szCs w:val="20"/>
          </w:rPr>
          <w:delText>Keno</w:delText>
        </w:r>
      </w:del>
    </w:p>
    <w:p w14:paraId="6814D2F9" w14:textId="6AA7281E" w:rsidR="00E82894" w:rsidRPr="007C20C6" w:rsidDel="001C2152" w:rsidRDefault="00E82894" w:rsidP="00E82894">
      <w:pPr>
        <w:pStyle w:val="Paragraphedeliste"/>
        <w:numPr>
          <w:ilvl w:val="0"/>
          <w:numId w:val="40"/>
        </w:numPr>
        <w:rPr>
          <w:del w:id="629" w:author="Raymond Jeff (Nter)" w:date="2020-01-13T15:03:00Z"/>
          <w:sz w:val="18"/>
          <w:szCs w:val="20"/>
        </w:rPr>
      </w:pPr>
      <w:del w:id="630" w:author="Raymond Jeff (Nter)" w:date="2020-01-13T15:03:00Z">
        <w:r w:rsidRPr="007C20C6" w:rsidDel="001C2152">
          <w:rPr>
            <w:sz w:val="18"/>
            <w:szCs w:val="20"/>
          </w:rPr>
          <w:delText>Jeux électroniques</w:delText>
        </w:r>
        <w:r w:rsidR="009B2C7D" w:rsidRPr="007C20C6" w:rsidDel="001C2152">
          <w:rPr>
            <w:sz w:val="18"/>
            <w:szCs w:val="20"/>
          </w:rPr>
          <w:delText xml:space="preserve"> (JE)</w:delText>
        </w:r>
      </w:del>
    </w:p>
    <w:p w14:paraId="0FC2CC38" w14:textId="426495FC" w:rsidR="009B2C7D" w:rsidRPr="007C20C6" w:rsidDel="001C2152" w:rsidRDefault="00BF06D2" w:rsidP="006C3941">
      <w:pPr>
        <w:rPr>
          <w:del w:id="631" w:author="Raymond Jeff (Nter)" w:date="2020-01-13T15:03:00Z"/>
          <w:sz w:val="18"/>
          <w:szCs w:val="20"/>
        </w:rPr>
      </w:pPr>
      <w:del w:id="632" w:author="Raymond Jeff (Nter)" w:date="2020-01-13T15:03:00Z">
        <w:r w:rsidRPr="007C20C6" w:rsidDel="001C2152">
          <w:rPr>
            <w:sz w:val="18"/>
            <w:szCs w:val="20"/>
          </w:rPr>
          <w:delText>Voici par exemple quelques</w:delText>
        </w:r>
        <w:r w:rsidR="009B2C7D" w:rsidRPr="007C20C6" w:rsidDel="001C2152">
          <w:rPr>
            <w:sz w:val="18"/>
            <w:szCs w:val="20"/>
          </w:rPr>
          <w:delText xml:space="preserve"> </w:delText>
        </w:r>
        <w:r w:rsidRPr="007C20C6" w:rsidDel="001C2152">
          <w:rPr>
            <w:sz w:val="18"/>
            <w:szCs w:val="20"/>
          </w:rPr>
          <w:delText xml:space="preserve">capacités </w:delText>
        </w:r>
        <w:r w:rsidR="009B2C7D" w:rsidRPr="007C20C6" w:rsidDel="001C2152">
          <w:rPr>
            <w:sz w:val="18"/>
            <w:szCs w:val="20"/>
          </w:rPr>
          <w:delText>d’un contexte d’affaires TDJ :</w:delText>
        </w:r>
      </w:del>
    </w:p>
    <w:p w14:paraId="2D424E14" w14:textId="27DAB552" w:rsidR="009B2C7D" w:rsidRPr="007C20C6" w:rsidDel="001C2152" w:rsidRDefault="009B2C7D" w:rsidP="009B2C7D">
      <w:pPr>
        <w:pStyle w:val="Paragraphedeliste"/>
        <w:numPr>
          <w:ilvl w:val="0"/>
          <w:numId w:val="42"/>
        </w:numPr>
        <w:rPr>
          <w:del w:id="633" w:author="Raymond Jeff (Nter)" w:date="2020-01-13T15:03:00Z"/>
          <w:sz w:val="18"/>
          <w:szCs w:val="20"/>
        </w:rPr>
      </w:pPr>
      <w:del w:id="634" w:author="Raymond Jeff (Nter)" w:date="2020-01-13T15:03:00Z">
        <w:r w:rsidRPr="007C20C6" w:rsidDel="001C2152">
          <w:rPr>
            <w:sz w:val="18"/>
            <w:szCs w:val="20"/>
          </w:rPr>
          <w:delText>Développement des nouveaux produits TDJ</w:delText>
        </w:r>
      </w:del>
    </w:p>
    <w:p w14:paraId="341C078C" w14:textId="02B76301" w:rsidR="009B2C7D" w:rsidRPr="007C20C6" w:rsidDel="001C2152" w:rsidRDefault="00BF06D2" w:rsidP="009B2C7D">
      <w:pPr>
        <w:pStyle w:val="Paragraphedeliste"/>
        <w:numPr>
          <w:ilvl w:val="0"/>
          <w:numId w:val="42"/>
        </w:numPr>
        <w:rPr>
          <w:del w:id="635" w:author="Raymond Jeff (Nter)" w:date="2020-01-13T15:03:00Z"/>
          <w:sz w:val="18"/>
          <w:szCs w:val="20"/>
        </w:rPr>
      </w:pPr>
      <w:del w:id="636" w:author="Raymond Jeff (Nter)" w:date="2020-01-13T15:03:00Z">
        <w:r w:rsidRPr="007C20C6" w:rsidDel="001C2152">
          <w:rPr>
            <w:sz w:val="18"/>
            <w:szCs w:val="20"/>
          </w:rPr>
          <w:delText>Pilotage et configuration</w:delText>
        </w:r>
        <w:r w:rsidR="009B2C7D" w:rsidRPr="007C20C6" w:rsidDel="001C2152">
          <w:rPr>
            <w:sz w:val="18"/>
            <w:szCs w:val="20"/>
          </w:rPr>
          <w:delText xml:space="preserve"> des TDJ</w:delText>
        </w:r>
      </w:del>
    </w:p>
    <w:p w14:paraId="297569B0" w14:textId="505DC6F3" w:rsidR="009B2C7D" w:rsidRPr="007C20C6" w:rsidDel="001C2152" w:rsidRDefault="009B2C7D" w:rsidP="009B2C7D">
      <w:pPr>
        <w:pStyle w:val="Paragraphedeliste"/>
        <w:numPr>
          <w:ilvl w:val="0"/>
          <w:numId w:val="42"/>
        </w:numPr>
        <w:rPr>
          <w:del w:id="637" w:author="Raymond Jeff (Nter)" w:date="2020-01-13T15:03:00Z"/>
          <w:sz w:val="18"/>
          <w:szCs w:val="20"/>
        </w:rPr>
      </w:pPr>
      <w:del w:id="638" w:author="Raymond Jeff (Nter)" w:date="2020-01-13T15:03:00Z">
        <w:r w:rsidRPr="007C20C6" w:rsidDel="001C2152">
          <w:rPr>
            <w:sz w:val="18"/>
            <w:szCs w:val="20"/>
          </w:rPr>
          <w:delText>Planifier le plancher des TDJ</w:delText>
        </w:r>
      </w:del>
    </w:p>
    <w:p w14:paraId="4F26C92A" w14:textId="38A62ADA" w:rsidR="009B2C7D" w:rsidRPr="007C20C6" w:rsidDel="001C2152" w:rsidRDefault="009B2C7D" w:rsidP="009B2C7D">
      <w:pPr>
        <w:pStyle w:val="Paragraphedeliste"/>
        <w:numPr>
          <w:ilvl w:val="0"/>
          <w:numId w:val="42"/>
        </w:numPr>
        <w:rPr>
          <w:del w:id="639" w:author="Raymond Jeff (Nter)" w:date="2020-01-13T15:03:00Z"/>
          <w:sz w:val="18"/>
          <w:szCs w:val="20"/>
        </w:rPr>
      </w:pPr>
      <w:del w:id="640" w:author="Raymond Jeff (Nter)" w:date="2020-01-13T15:03:00Z">
        <w:r w:rsidRPr="007C20C6" w:rsidDel="001C2152">
          <w:rPr>
            <w:sz w:val="18"/>
            <w:szCs w:val="20"/>
          </w:rPr>
          <w:delText>Opérer les TDJ</w:delText>
        </w:r>
      </w:del>
    </w:p>
    <w:p w14:paraId="56B2EF11" w14:textId="232D3680" w:rsidR="00E82894" w:rsidRPr="007C20C6" w:rsidDel="001C2152" w:rsidRDefault="00914156" w:rsidP="006C3941">
      <w:pPr>
        <w:rPr>
          <w:del w:id="641" w:author="Raymond Jeff (Nter)" w:date="2020-01-13T15:03:00Z"/>
          <w:sz w:val="18"/>
          <w:szCs w:val="20"/>
        </w:rPr>
      </w:pPr>
      <w:del w:id="642" w:author="Raymond Jeff (Nter)" w:date="2020-01-13T15:03:00Z">
        <w:r w:rsidRPr="007C20C6" w:rsidDel="001C2152">
          <w:rPr>
            <w:sz w:val="18"/>
            <w:szCs w:val="20"/>
          </w:rPr>
          <w:delText xml:space="preserve">Il est </w:delText>
        </w:r>
        <w:r w:rsidR="00BF06D2" w:rsidRPr="007C20C6" w:rsidDel="001C2152">
          <w:rPr>
            <w:sz w:val="18"/>
            <w:szCs w:val="20"/>
          </w:rPr>
          <w:delText xml:space="preserve">aussi </w:delText>
        </w:r>
        <w:r w:rsidRPr="007C20C6" w:rsidDel="001C2152">
          <w:rPr>
            <w:sz w:val="18"/>
            <w:szCs w:val="20"/>
          </w:rPr>
          <w:delText xml:space="preserve">possible de </w:delText>
        </w:r>
        <w:r w:rsidR="00E82894" w:rsidRPr="007C20C6" w:rsidDel="001C2152">
          <w:rPr>
            <w:sz w:val="18"/>
            <w:szCs w:val="20"/>
          </w:rPr>
          <w:delText xml:space="preserve">décliner </w:delText>
        </w:r>
        <w:r w:rsidRPr="007C20C6" w:rsidDel="001C2152">
          <w:rPr>
            <w:sz w:val="18"/>
            <w:szCs w:val="20"/>
          </w:rPr>
          <w:delText xml:space="preserve">un contexte d’affaires </w:delText>
        </w:r>
        <w:r w:rsidR="00E82894" w:rsidRPr="007C20C6" w:rsidDel="001C2152">
          <w:rPr>
            <w:sz w:val="18"/>
            <w:szCs w:val="20"/>
          </w:rPr>
          <w:delText xml:space="preserve">en plusieurs </w:delText>
        </w:r>
        <w:r w:rsidRPr="007C20C6" w:rsidDel="001C2152">
          <w:rPr>
            <w:sz w:val="18"/>
            <w:szCs w:val="20"/>
          </w:rPr>
          <w:delText>sous-contextes si son envergure le justifie.</w:delText>
        </w:r>
        <w:r w:rsidR="00E82894" w:rsidRPr="007C20C6" w:rsidDel="001C2152">
          <w:rPr>
            <w:sz w:val="18"/>
            <w:szCs w:val="20"/>
          </w:rPr>
          <w:delText xml:space="preserve"> </w:delText>
        </w:r>
      </w:del>
    </w:p>
    <w:p w14:paraId="6A05E998" w14:textId="77D295D3" w:rsidR="00E82894" w:rsidRPr="007C20C6" w:rsidDel="001C2152" w:rsidRDefault="00687533" w:rsidP="007C20C6">
      <w:pPr>
        <w:spacing w:after="0"/>
        <w:rPr>
          <w:del w:id="643" w:author="Raymond Jeff (Nter)" w:date="2020-01-13T15:03:00Z"/>
          <w:sz w:val="18"/>
          <w:szCs w:val="20"/>
        </w:rPr>
      </w:pPr>
      <w:del w:id="644" w:author="Raymond Jeff (Nter)" w:date="2020-01-13T15:03:00Z">
        <w:r w:rsidRPr="007C20C6" w:rsidDel="001C2152">
          <w:rPr>
            <w:sz w:val="18"/>
            <w:szCs w:val="20"/>
          </w:rPr>
          <w:delText>C’est à ce niveau de granularité (niveau contexte ou sous-contexte</w:delText>
        </w:r>
        <w:r w:rsidR="00790A24" w:rsidRPr="007C20C6" w:rsidDel="001C2152">
          <w:rPr>
            <w:sz w:val="18"/>
            <w:szCs w:val="20"/>
          </w:rPr>
          <w:delText xml:space="preserve">, </w:delText>
        </w:r>
        <w:r w:rsidR="00790A24" w:rsidRPr="007C20C6" w:rsidDel="001C2152">
          <w:rPr>
            <w:i/>
            <w:sz w:val="18"/>
            <w:szCs w:val="20"/>
          </w:rPr>
          <w:delText>bounded-context</w:delText>
        </w:r>
        <w:r w:rsidR="00790A24" w:rsidRPr="007C20C6" w:rsidDel="001C2152">
          <w:rPr>
            <w:sz w:val="18"/>
            <w:szCs w:val="20"/>
          </w:rPr>
          <w:delText xml:space="preserve"> en anglais</w:delText>
        </w:r>
        <w:r w:rsidRPr="007C20C6" w:rsidDel="001C2152">
          <w:rPr>
            <w:sz w:val="18"/>
            <w:szCs w:val="20"/>
          </w:rPr>
          <w:delText>) que le microservice prend alors son sens.</w:delText>
        </w:r>
      </w:del>
    </w:p>
    <w:p w14:paraId="6B4CFC36" w14:textId="64CAB55D" w:rsidR="00790A24" w:rsidRPr="007C20C6" w:rsidDel="001C2152" w:rsidRDefault="00790A24" w:rsidP="007C20C6">
      <w:pPr>
        <w:spacing w:after="0"/>
        <w:rPr>
          <w:del w:id="645" w:author="Raymond Jeff (Nter)" w:date="2020-01-13T15:03:00Z"/>
          <w:sz w:val="18"/>
          <w:szCs w:val="20"/>
        </w:rPr>
      </w:pPr>
      <w:del w:id="646" w:author="Raymond Jeff (Nter)" w:date="2020-01-13T15:03:00Z">
        <w:r w:rsidRPr="007C20C6" w:rsidDel="001C2152">
          <w:rPr>
            <w:sz w:val="18"/>
            <w:szCs w:val="20"/>
          </w:rPr>
          <w:delText>Références :</w:delText>
        </w:r>
      </w:del>
    </w:p>
    <w:p w14:paraId="5EE2FCB8" w14:textId="6955E1EA" w:rsidR="00790A24" w:rsidRPr="007C20C6" w:rsidDel="001C2152" w:rsidRDefault="00883552" w:rsidP="007C20C6">
      <w:pPr>
        <w:spacing w:after="0"/>
        <w:rPr>
          <w:del w:id="647" w:author="Raymond Jeff (Nter)" w:date="2020-01-13T15:03:00Z"/>
          <w:sz w:val="18"/>
        </w:rPr>
      </w:pPr>
      <w:del w:id="648" w:author="Raymond Jeff (Nter)" w:date="2020-01-13T15:03:00Z">
        <w:r w:rsidDel="001C2152">
          <w:rPr>
            <w:rStyle w:val="Lienhypertexte"/>
            <w:sz w:val="18"/>
          </w:rPr>
          <w:fldChar w:fldCharType="begin"/>
        </w:r>
        <w:r w:rsidDel="001C2152">
          <w:rPr>
            <w:rStyle w:val="Lienhypertexte"/>
            <w:sz w:val="18"/>
          </w:rPr>
          <w:delInstrText xml:space="preserve"> HYPERLINK "https://martinfowler.com/bliki/BoundedContext.html" </w:delInstrText>
        </w:r>
        <w:r w:rsidDel="001C2152">
          <w:rPr>
            <w:rStyle w:val="Lienhypertexte"/>
            <w:sz w:val="18"/>
          </w:rPr>
          <w:fldChar w:fldCharType="separate"/>
        </w:r>
        <w:r w:rsidR="00790A24" w:rsidRPr="007C20C6" w:rsidDel="001C2152">
          <w:rPr>
            <w:rStyle w:val="Lienhypertexte"/>
            <w:sz w:val="18"/>
          </w:rPr>
          <w:delText>https://martinfowler.com/bliki/BoundedContext.html</w:delText>
        </w:r>
        <w:r w:rsidDel="001C2152">
          <w:rPr>
            <w:rStyle w:val="Lienhypertexte"/>
            <w:sz w:val="18"/>
          </w:rPr>
          <w:fldChar w:fldCharType="end"/>
        </w:r>
      </w:del>
    </w:p>
    <w:p w14:paraId="3AFD1544" w14:textId="4ADB4FE2" w:rsidR="00790A24" w:rsidDel="001C2152" w:rsidRDefault="00883552" w:rsidP="007C20C6">
      <w:pPr>
        <w:spacing w:after="0"/>
        <w:rPr>
          <w:del w:id="649" w:author="Raymond Jeff (Nter)" w:date="2020-01-13T15:03:00Z"/>
          <w:sz w:val="20"/>
          <w:szCs w:val="20"/>
        </w:rPr>
      </w:pPr>
      <w:del w:id="650" w:author="Raymond Jeff (Nter)" w:date="2020-01-13T15:03:00Z">
        <w:r w:rsidDel="001C2152">
          <w:rPr>
            <w:rStyle w:val="Lienhypertexte"/>
            <w:sz w:val="18"/>
          </w:rPr>
          <w:fldChar w:fldCharType="begin"/>
        </w:r>
        <w:r w:rsidDel="001C2152">
          <w:rPr>
            <w:rStyle w:val="Lienhypertexte"/>
            <w:sz w:val="18"/>
          </w:rPr>
          <w:delInstrText xml:space="preserve"> HYPERLINK "https://docs.microsoft.com/en-us/dotnet/architecture/microservices/architect-microservice-container-applications/identify-microservice-domain-model-boundaries" </w:delInstrText>
        </w:r>
        <w:r w:rsidDel="001C2152">
          <w:rPr>
            <w:rStyle w:val="Lienhypertexte"/>
            <w:sz w:val="18"/>
          </w:rPr>
          <w:fldChar w:fldCharType="separate"/>
        </w:r>
        <w:r w:rsidR="00790A24" w:rsidRPr="007C20C6" w:rsidDel="001C2152">
          <w:rPr>
            <w:rStyle w:val="Lienhypertexte"/>
            <w:sz w:val="18"/>
          </w:rPr>
          <w:delText>https://docs.microsoft.com/en-us/dotnet/architecture/microservices/architect-microservice-container-applications/identify-microservice-domain-model-boundaries</w:delText>
        </w:r>
        <w:r w:rsidDel="001C2152">
          <w:rPr>
            <w:rStyle w:val="Lienhypertexte"/>
            <w:sz w:val="18"/>
          </w:rPr>
          <w:fldChar w:fldCharType="end"/>
        </w:r>
        <w:r w:rsidR="00790A24" w:rsidDel="001C2152">
          <w:rPr>
            <w:sz w:val="20"/>
            <w:szCs w:val="20"/>
          </w:rPr>
          <w:delText xml:space="preserve"> </w:delText>
        </w:r>
      </w:del>
    </w:p>
    <w:p w14:paraId="5F997AFB" w14:textId="5A9467CB" w:rsidR="00790A24" w:rsidRPr="00687533" w:rsidDel="001C2152" w:rsidRDefault="00790A24" w:rsidP="007C20C6">
      <w:pPr>
        <w:spacing w:after="0"/>
        <w:rPr>
          <w:del w:id="651" w:author="Raymond Jeff (Nter)" w:date="2020-01-13T15:03:00Z"/>
          <w:sz w:val="20"/>
          <w:szCs w:val="20"/>
        </w:rPr>
      </w:pPr>
    </w:p>
    <w:p w14:paraId="0BCF2A9F" w14:textId="386729DF" w:rsidR="003A569C" w:rsidDel="001C2152" w:rsidRDefault="003A569C" w:rsidP="00916649">
      <w:pPr>
        <w:pStyle w:val="Titre4"/>
        <w:rPr>
          <w:del w:id="652" w:author="Raymond Jeff (Nter)" w:date="2020-01-13T15:03:00Z"/>
        </w:rPr>
      </w:pPr>
      <w:commentRangeStart w:id="653"/>
      <w:del w:id="654" w:author="Raymond Jeff (Nter)" w:date="2020-01-13T15:03:00Z">
        <w:r w:rsidDel="001C2152">
          <w:delText>Modèle de domaine</w:delText>
        </w:r>
        <w:r w:rsidR="00611431" w:rsidDel="001C2152">
          <w:delText xml:space="preserve"> (domain </w:delText>
        </w:r>
        <w:commentRangeStart w:id="655"/>
        <w:r w:rsidR="00611431" w:rsidDel="001C2152">
          <w:delText>model</w:delText>
        </w:r>
        <w:commentRangeEnd w:id="655"/>
        <w:r w:rsidR="005B09E8" w:rsidDel="001C2152">
          <w:rPr>
            <w:rStyle w:val="Marquedecommentaire"/>
            <w:rFonts w:asciiTheme="minorHAnsi" w:eastAsiaTheme="minorHAnsi" w:hAnsiTheme="minorHAnsi" w:cstheme="minorBidi"/>
            <w:b w:val="0"/>
            <w:i w:val="0"/>
            <w:iCs w:val="0"/>
            <w:color w:val="auto"/>
          </w:rPr>
          <w:commentReference w:id="655"/>
        </w:r>
        <w:commentRangeEnd w:id="653"/>
        <w:r w:rsidR="00DD316C" w:rsidDel="001C2152">
          <w:rPr>
            <w:rStyle w:val="Marquedecommentaire"/>
            <w:rFonts w:asciiTheme="minorHAnsi" w:eastAsiaTheme="minorHAnsi" w:hAnsiTheme="minorHAnsi" w:cstheme="minorBidi"/>
            <w:b w:val="0"/>
            <w:i w:val="0"/>
            <w:iCs w:val="0"/>
            <w:color w:val="auto"/>
          </w:rPr>
          <w:commentReference w:id="653"/>
        </w:r>
        <w:r w:rsidR="00611431" w:rsidDel="001C2152">
          <w:delText>)</w:delText>
        </w:r>
      </w:del>
    </w:p>
    <w:p w14:paraId="7E4A0142" w14:textId="0C204A4F" w:rsidR="00687533" w:rsidDel="001C2152" w:rsidRDefault="007831A7" w:rsidP="003A569C">
      <w:pPr>
        <w:autoSpaceDE w:val="0"/>
        <w:autoSpaceDN w:val="0"/>
        <w:adjustRightInd w:val="0"/>
        <w:spacing w:after="0" w:line="288" w:lineRule="auto"/>
        <w:jc w:val="both"/>
        <w:rPr>
          <w:del w:id="656" w:author="Raymond Jeff (Nter)" w:date="2020-01-13T15:03:00Z"/>
          <w:rFonts w:ascii="Calibri" w:hAnsi="Calibri" w:cs="Calibri"/>
          <w:color w:val="000000"/>
          <w:sz w:val="18"/>
          <w:szCs w:val="20"/>
        </w:rPr>
      </w:pPr>
      <w:del w:id="657" w:author="Raymond Jeff (Nter)" w:date="2020-01-13T15:03:00Z">
        <w:r w:rsidRPr="006B5A5B" w:rsidDel="001C2152">
          <w:rPr>
            <w:rFonts w:ascii="Calibri" w:hAnsi="Calibri" w:cs="Calibri"/>
            <w:color w:val="000000"/>
            <w:sz w:val="18"/>
            <w:szCs w:val="20"/>
          </w:rPr>
          <w:delText>Dans une architecture orientée DDD (</w:delText>
        </w:r>
        <w:r w:rsidRPr="006B5A5B" w:rsidDel="001C2152">
          <w:rPr>
            <w:rFonts w:ascii="Calibri" w:hAnsi="Calibri" w:cs="Calibri"/>
            <w:i/>
            <w:color w:val="000000"/>
            <w:sz w:val="18"/>
            <w:szCs w:val="20"/>
          </w:rPr>
          <w:delText>Domain Driven Design</w:delText>
        </w:r>
        <w:r w:rsidRPr="006B5A5B" w:rsidDel="001C2152">
          <w:rPr>
            <w:rFonts w:ascii="Calibri" w:hAnsi="Calibri" w:cs="Calibri"/>
            <w:color w:val="000000"/>
            <w:sz w:val="18"/>
            <w:szCs w:val="20"/>
          </w:rPr>
          <w:delText xml:space="preserve">), le microservice expose et gère les données d’un groupe d’entités présentes dans </w:delText>
        </w:r>
        <w:r w:rsidR="00687533" w:rsidRPr="006B5A5B" w:rsidDel="001C2152">
          <w:rPr>
            <w:rFonts w:ascii="Calibri" w:hAnsi="Calibri" w:cs="Calibri"/>
            <w:color w:val="000000"/>
            <w:sz w:val="18"/>
            <w:szCs w:val="20"/>
          </w:rPr>
          <w:delText>le contexte d’affaires</w:delText>
        </w:r>
        <w:r w:rsidRPr="006B5A5B" w:rsidDel="001C2152">
          <w:rPr>
            <w:rFonts w:ascii="Calibri" w:hAnsi="Calibri" w:cs="Calibri"/>
            <w:color w:val="000000"/>
            <w:sz w:val="18"/>
            <w:szCs w:val="20"/>
          </w:rPr>
          <w:delText xml:space="preserve"> et qui ont une affinité et une cohésion confirmées.</w:delText>
        </w:r>
      </w:del>
    </w:p>
    <w:p w14:paraId="4FDD7A38" w14:textId="4DCF7A7C" w:rsidR="001F66DC" w:rsidRPr="006B5A5B" w:rsidDel="001C2152" w:rsidRDefault="001F66DC" w:rsidP="003A569C">
      <w:pPr>
        <w:autoSpaceDE w:val="0"/>
        <w:autoSpaceDN w:val="0"/>
        <w:adjustRightInd w:val="0"/>
        <w:spacing w:after="0" w:line="288" w:lineRule="auto"/>
        <w:jc w:val="both"/>
        <w:rPr>
          <w:del w:id="658" w:author="Raymond Jeff (Nter)" w:date="2020-01-13T15:03:00Z"/>
          <w:rFonts w:ascii="Calibri" w:hAnsi="Calibri" w:cs="Calibri"/>
          <w:color w:val="000000"/>
          <w:sz w:val="18"/>
          <w:szCs w:val="20"/>
        </w:rPr>
      </w:pPr>
    </w:p>
    <w:p w14:paraId="781F4406" w14:textId="71477851" w:rsidR="00687533" w:rsidRPr="006B5A5B" w:rsidDel="001C2152" w:rsidRDefault="007831A7" w:rsidP="003A569C">
      <w:pPr>
        <w:autoSpaceDE w:val="0"/>
        <w:autoSpaceDN w:val="0"/>
        <w:adjustRightInd w:val="0"/>
        <w:spacing w:after="0" w:line="288" w:lineRule="auto"/>
        <w:jc w:val="both"/>
        <w:rPr>
          <w:del w:id="659" w:author="Raymond Jeff (Nter)" w:date="2020-01-13T15:03:00Z"/>
          <w:rFonts w:ascii="Calibri" w:hAnsi="Calibri" w:cs="Calibri"/>
          <w:color w:val="000000"/>
          <w:sz w:val="18"/>
          <w:szCs w:val="20"/>
        </w:rPr>
      </w:pPr>
      <w:del w:id="660" w:author="Raymond Jeff (Nter)" w:date="2020-01-13T15:03:00Z">
        <w:r w:rsidRPr="006B5A5B" w:rsidDel="001C2152">
          <w:rPr>
            <w:rFonts w:ascii="Calibri" w:hAnsi="Calibri" w:cs="Calibri"/>
            <w:color w:val="000000"/>
            <w:sz w:val="18"/>
            <w:szCs w:val="20"/>
          </w:rPr>
          <w:delText>La granularité de ce microservice dépend du nombre d’entités présentes da</w:delText>
        </w:r>
        <w:r w:rsidR="00AD7392" w:rsidDel="001C2152">
          <w:rPr>
            <w:rFonts w:ascii="Calibri" w:hAnsi="Calibri" w:cs="Calibri"/>
            <w:color w:val="000000"/>
            <w:sz w:val="18"/>
            <w:szCs w:val="20"/>
          </w:rPr>
          <w:delText xml:space="preserve">ns ce groupe. </w:delText>
        </w:r>
        <w:r w:rsidR="00545C23" w:rsidDel="001C2152">
          <w:rPr>
            <w:rFonts w:ascii="Calibri" w:hAnsi="Calibri" w:cs="Calibri"/>
            <w:color w:val="000000"/>
            <w:sz w:val="18"/>
            <w:szCs w:val="20"/>
          </w:rPr>
          <w:delText xml:space="preserve"> L</w:delText>
        </w:r>
        <w:r w:rsidRPr="006B5A5B" w:rsidDel="001C2152">
          <w:rPr>
            <w:rFonts w:ascii="Calibri" w:hAnsi="Calibri" w:cs="Calibri"/>
            <w:color w:val="000000"/>
            <w:sz w:val="18"/>
            <w:szCs w:val="20"/>
          </w:rPr>
          <w:delText xml:space="preserve">e choix, </w:delText>
        </w:r>
        <w:r w:rsidR="00687533" w:rsidRPr="006B5A5B" w:rsidDel="001C2152">
          <w:rPr>
            <w:rFonts w:ascii="Calibri" w:hAnsi="Calibri" w:cs="Calibri"/>
            <w:color w:val="000000"/>
            <w:sz w:val="18"/>
            <w:szCs w:val="20"/>
          </w:rPr>
          <w:delText xml:space="preserve">la cartographie et topologie des entités </w:delText>
        </w:r>
        <w:r w:rsidR="00545C23" w:rsidDel="001C2152">
          <w:rPr>
            <w:rFonts w:ascii="Calibri" w:hAnsi="Calibri" w:cs="Calibri"/>
            <w:color w:val="000000"/>
            <w:sz w:val="18"/>
            <w:szCs w:val="20"/>
          </w:rPr>
          <w:delText>sont</w:delText>
        </w:r>
        <w:r w:rsidR="00687533" w:rsidRPr="006B5A5B" w:rsidDel="001C2152">
          <w:rPr>
            <w:rFonts w:ascii="Calibri" w:hAnsi="Calibri" w:cs="Calibri"/>
            <w:color w:val="000000"/>
            <w:sz w:val="18"/>
            <w:szCs w:val="20"/>
          </w:rPr>
          <w:delText xml:space="preserve"> importantes</w:delText>
        </w:r>
        <w:r w:rsidR="00545C23" w:rsidDel="001C2152">
          <w:rPr>
            <w:rFonts w:ascii="Calibri" w:hAnsi="Calibri" w:cs="Calibri"/>
            <w:color w:val="000000"/>
            <w:sz w:val="18"/>
            <w:szCs w:val="20"/>
          </w:rPr>
          <w:delText xml:space="preserve"> peu importe le niveau de </w:delText>
        </w:r>
        <w:r w:rsidR="00545C23" w:rsidRPr="006B5A5B" w:rsidDel="001C2152">
          <w:rPr>
            <w:rFonts w:ascii="Calibri" w:hAnsi="Calibri" w:cs="Calibri"/>
            <w:color w:val="000000"/>
            <w:sz w:val="18"/>
            <w:szCs w:val="20"/>
          </w:rPr>
          <w:delText>cette granularité</w:delText>
        </w:r>
        <w:r w:rsidR="00687533" w:rsidRPr="006B5A5B" w:rsidDel="001C2152">
          <w:rPr>
            <w:rFonts w:ascii="Calibri" w:hAnsi="Calibri" w:cs="Calibri"/>
            <w:color w:val="000000"/>
            <w:sz w:val="18"/>
            <w:szCs w:val="20"/>
          </w:rPr>
          <w:delText xml:space="preserve">. Elles servent notamment à définir le </w:delText>
        </w:r>
        <w:r w:rsidR="00687533" w:rsidRPr="006B5A5B" w:rsidDel="001C2152">
          <w:rPr>
            <w:rFonts w:ascii="Calibri" w:hAnsi="Calibri" w:cs="Calibri"/>
            <w:b/>
            <w:color w:val="000000"/>
            <w:sz w:val="18"/>
            <w:szCs w:val="20"/>
            <w:u w:val="single"/>
          </w:rPr>
          <w:delText>modèle de domaine</w:delText>
        </w:r>
        <w:r w:rsidR="00687533" w:rsidRPr="006B5A5B" w:rsidDel="001C2152">
          <w:rPr>
            <w:rFonts w:ascii="Calibri" w:hAnsi="Calibri" w:cs="Calibri"/>
            <w:color w:val="000000"/>
            <w:sz w:val="18"/>
            <w:szCs w:val="20"/>
          </w:rPr>
          <w:delText xml:space="preserve"> (son indépendance et sa cohésion) mais aussi </w:delText>
        </w:r>
        <w:r w:rsidR="00B56372" w:rsidDel="001C2152">
          <w:rPr>
            <w:rFonts w:ascii="Calibri" w:hAnsi="Calibri" w:cs="Calibri"/>
            <w:color w:val="000000"/>
            <w:sz w:val="18"/>
            <w:szCs w:val="20"/>
          </w:rPr>
          <w:delText xml:space="preserve">l’éventuelle </w:delText>
        </w:r>
        <w:r w:rsidR="00687533" w:rsidRPr="006B5A5B" w:rsidDel="001C2152">
          <w:rPr>
            <w:rFonts w:ascii="Calibri" w:hAnsi="Calibri" w:cs="Calibri"/>
            <w:color w:val="000000"/>
            <w:sz w:val="18"/>
            <w:szCs w:val="20"/>
          </w:rPr>
          <w:delText>organisation des routes et des ressources dans le service (l’API).</w:delText>
        </w:r>
      </w:del>
    </w:p>
    <w:p w14:paraId="0D3D82CA" w14:textId="5DDFBC27" w:rsidR="003A569C" w:rsidRPr="006B5A5B" w:rsidDel="001C2152" w:rsidRDefault="003A569C" w:rsidP="00687533">
      <w:pPr>
        <w:autoSpaceDE w:val="0"/>
        <w:autoSpaceDN w:val="0"/>
        <w:adjustRightInd w:val="0"/>
        <w:spacing w:after="0" w:line="288" w:lineRule="auto"/>
        <w:rPr>
          <w:del w:id="661" w:author="Raymond Jeff (Nter)" w:date="2020-01-13T15:03:00Z"/>
          <w:rFonts w:ascii="Calibri" w:hAnsi="Calibri" w:cs="Calibri"/>
          <w:color w:val="000000"/>
          <w:sz w:val="18"/>
          <w:szCs w:val="20"/>
        </w:rPr>
      </w:pPr>
    </w:p>
    <w:p w14:paraId="62818E8B" w14:textId="1F556D86" w:rsidR="00687533" w:rsidRPr="006B5A5B" w:rsidDel="001C2152" w:rsidRDefault="007831A7" w:rsidP="00687533">
      <w:pPr>
        <w:autoSpaceDE w:val="0"/>
        <w:autoSpaceDN w:val="0"/>
        <w:adjustRightInd w:val="0"/>
        <w:spacing w:after="0" w:line="288" w:lineRule="auto"/>
        <w:rPr>
          <w:del w:id="662" w:author="Raymond Jeff (Nter)" w:date="2020-01-13T15:03:00Z"/>
          <w:rFonts w:ascii="Calibri" w:hAnsi="Calibri" w:cs="Calibri"/>
          <w:color w:val="000000"/>
          <w:sz w:val="18"/>
          <w:szCs w:val="20"/>
        </w:rPr>
      </w:pPr>
      <w:del w:id="663" w:author="Raymond Jeff (Nter)" w:date="2020-01-13T15:03:00Z">
        <w:r w:rsidRPr="006B5A5B" w:rsidDel="001C2152">
          <w:rPr>
            <w:rFonts w:ascii="Calibri" w:hAnsi="Calibri" w:cs="Calibri"/>
            <w:color w:val="000000"/>
            <w:sz w:val="18"/>
            <w:szCs w:val="20"/>
          </w:rPr>
          <w:delText xml:space="preserve">Voici un </w:delText>
        </w:r>
        <w:r w:rsidRPr="007C20C6" w:rsidDel="001C2152">
          <w:rPr>
            <w:rFonts w:ascii="Calibri" w:hAnsi="Calibri" w:cs="Calibri"/>
            <w:b/>
            <w:color w:val="000000"/>
            <w:sz w:val="18"/>
            <w:szCs w:val="20"/>
            <w:u w:val="single"/>
          </w:rPr>
          <w:delText>exemple</w:delText>
        </w:r>
        <w:r w:rsidRPr="006B5A5B" w:rsidDel="001C2152">
          <w:rPr>
            <w:rFonts w:ascii="Calibri" w:hAnsi="Calibri" w:cs="Calibri"/>
            <w:color w:val="000000"/>
            <w:sz w:val="18"/>
            <w:szCs w:val="20"/>
          </w:rPr>
          <w:delText xml:space="preserve"> permettant d’illustrer divers </w:delText>
        </w:r>
        <w:r w:rsidR="00687533" w:rsidRPr="006B5A5B" w:rsidDel="001C2152">
          <w:rPr>
            <w:rFonts w:ascii="Calibri" w:hAnsi="Calibri" w:cs="Calibri"/>
            <w:color w:val="000000"/>
            <w:sz w:val="18"/>
            <w:szCs w:val="20"/>
          </w:rPr>
          <w:delText xml:space="preserve">niveaux de granularité </w:delText>
        </w:r>
        <w:r w:rsidRPr="006B5A5B" w:rsidDel="001C2152">
          <w:rPr>
            <w:rFonts w:ascii="Calibri" w:hAnsi="Calibri" w:cs="Calibri"/>
            <w:color w:val="000000"/>
            <w:sz w:val="18"/>
            <w:szCs w:val="20"/>
          </w:rPr>
          <w:delText xml:space="preserve">que pourrait avoir un éventuel microservice devant gérer et exposer des données pour le secteur </w:delText>
        </w:r>
        <w:r w:rsidRPr="00CF6C06" w:rsidDel="001C2152">
          <w:rPr>
            <w:rFonts w:ascii="Calibri" w:hAnsi="Calibri" w:cs="Calibri"/>
            <w:b/>
            <w:color w:val="000000"/>
            <w:sz w:val="18"/>
            <w:szCs w:val="20"/>
            <w:u w:val="single"/>
          </w:rPr>
          <w:delText>Clients</w:delText>
        </w:r>
        <w:r w:rsidRPr="006B5A5B" w:rsidDel="001C2152">
          <w:rPr>
            <w:rFonts w:ascii="Calibri" w:hAnsi="Calibri" w:cs="Calibri"/>
            <w:color w:val="000000"/>
            <w:sz w:val="18"/>
            <w:szCs w:val="20"/>
          </w:rPr>
          <w:delText xml:space="preserve"> </w:delText>
        </w:r>
        <w:r w:rsidR="00687533" w:rsidRPr="006B5A5B" w:rsidDel="001C2152">
          <w:rPr>
            <w:rFonts w:ascii="Calibri" w:hAnsi="Calibri" w:cs="Calibri"/>
            <w:color w:val="000000"/>
            <w:sz w:val="18"/>
            <w:szCs w:val="20"/>
          </w:rPr>
          <w:delText xml:space="preserve">dans le domaine Casinos : </w:delText>
        </w:r>
      </w:del>
    </w:p>
    <w:p w14:paraId="3D1E3572" w14:textId="74F47DF0" w:rsidR="007831A7" w:rsidRPr="006B5A5B" w:rsidDel="001C2152" w:rsidRDefault="003A569C" w:rsidP="003A569C">
      <w:pPr>
        <w:pStyle w:val="Paragraphedeliste"/>
        <w:numPr>
          <w:ilvl w:val="0"/>
          <w:numId w:val="44"/>
        </w:numPr>
        <w:autoSpaceDE w:val="0"/>
        <w:autoSpaceDN w:val="0"/>
        <w:adjustRightInd w:val="0"/>
        <w:spacing w:after="0" w:line="288" w:lineRule="auto"/>
        <w:rPr>
          <w:del w:id="664" w:author="Raymond Jeff (Nter)" w:date="2020-01-13T15:03:00Z"/>
          <w:rFonts w:ascii="Calibri" w:hAnsi="Calibri" w:cs="Calibri"/>
          <w:color w:val="000000"/>
          <w:sz w:val="18"/>
          <w:szCs w:val="20"/>
        </w:rPr>
      </w:pPr>
      <w:del w:id="665" w:author="Raymond Jeff (Nter)" w:date="2020-01-13T15:03:00Z">
        <w:r w:rsidRPr="006B5A5B" w:rsidDel="001C2152">
          <w:rPr>
            <w:rFonts w:ascii="Calibri" w:hAnsi="Calibri" w:cs="Calibri"/>
            <w:color w:val="000000"/>
            <w:sz w:val="18"/>
            <w:szCs w:val="20"/>
          </w:rPr>
          <w:delText>Si le contexte du microservice est du même niveau que le secteur, le modèle de domaine</w:delText>
        </w:r>
        <w:r w:rsidR="00687533" w:rsidRPr="006B5A5B" w:rsidDel="001C2152">
          <w:rPr>
            <w:rFonts w:ascii="Calibri" w:hAnsi="Calibri" w:cs="Calibri"/>
            <w:color w:val="000000"/>
            <w:sz w:val="18"/>
            <w:szCs w:val="20"/>
          </w:rPr>
          <w:delText xml:space="preserve"> </w:delText>
        </w:r>
        <w:r w:rsidRPr="006B5A5B" w:rsidDel="001C2152">
          <w:rPr>
            <w:rFonts w:ascii="Calibri" w:hAnsi="Calibri" w:cs="Calibri"/>
            <w:color w:val="000000"/>
            <w:sz w:val="18"/>
            <w:szCs w:val="20"/>
          </w:rPr>
          <w:delText xml:space="preserve">du microservice </w:delText>
        </w:r>
        <w:r w:rsidR="00B56372" w:rsidDel="001C2152">
          <w:rPr>
            <w:rFonts w:ascii="Calibri" w:hAnsi="Calibri" w:cs="Calibri"/>
            <w:color w:val="000000"/>
            <w:sz w:val="18"/>
            <w:szCs w:val="20"/>
          </w:rPr>
          <w:delText xml:space="preserve">pourrait </w:delText>
        </w:r>
        <w:r w:rsidRPr="006B5A5B" w:rsidDel="001C2152">
          <w:rPr>
            <w:rFonts w:ascii="Calibri" w:hAnsi="Calibri" w:cs="Calibri"/>
            <w:color w:val="000000"/>
            <w:sz w:val="18"/>
            <w:szCs w:val="20"/>
          </w:rPr>
          <w:delText>regroupe</w:delText>
        </w:r>
        <w:r w:rsidR="00B56372" w:rsidDel="001C2152">
          <w:rPr>
            <w:rFonts w:ascii="Calibri" w:hAnsi="Calibri" w:cs="Calibri"/>
            <w:color w:val="000000"/>
            <w:sz w:val="18"/>
            <w:szCs w:val="20"/>
          </w:rPr>
          <w:delText>r</w:delText>
        </w:r>
        <w:r w:rsidRPr="006B5A5B" w:rsidDel="001C2152">
          <w:rPr>
            <w:rFonts w:ascii="Calibri" w:hAnsi="Calibri" w:cs="Calibri"/>
            <w:color w:val="000000"/>
            <w:sz w:val="18"/>
            <w:szCs w:val="20"/>
          </w:rPr>
          <w:delText xml:space="preserve"> alors toutes les entités qui décrivent les </w:delText>
        </w:r>
        <w:r w:rsidR="007831A7" w:rsidRPr="006B5A5B" w:rsidDel="001C2152">
          <w:rPr>
            <w:rFonts w:ascii="Calibri" w:hAnsi="Calibri" w:cs="Calibri"/>
            <w:color w:val="000000"/>
            <w:sz w:val="18"/>
            <w:szCs w:val="20"/>
          </w:rPr>
          <w:delText xml:space="preserve">différents </w:delText>
        </w:r>
        <w:r w:rsidRPr="006B5A5B" w:rsidDel="001C2152">
          <w:rPr>
            <w:rFonts w:ascii="Calibri" w:hAnsi="Calibri" w:cs="Calibri"/>
            <w:color w:val="000000"/>
            <w:sz w:val="18"/>
            <w:szCs w:val="20"/>
          </w:rPr>
          <w:delText>contextes</w:delText>
        </w:r>
        <w:r w:rsidR="00687533" w:rsidRPr="006B5A5B" w:rsidDel="001C2152">
          <w:rPr>
            <w:rFonts w:ascii="Calibri" w:hAnsi="Calibri" w:cs="Calibri"/>
            <w:color w:val="000000"/>
            <w:sz w:val="18"/>
            <w:szCs w:val="20"/>
          </w:rPr>
          <w:delText xml:space="preserve"> </w:delText>
        </w:r>
        <w:r w:rsidR="007831A7" w:rsidRPr="006B5A5B" w:rsidDel="001C2152">
          <w:rPr>
            <w:rFonts w:ascii="Calibri" w:hAnsi="Calibri" w:cs="Calibri"/>
            <w:color w:val="000000"/>
            <w:sz w:val="18"/>
            <w:szCs w:val="20"/>
          </w:rPr>
          <w:delText>du secteur :</w:delText>
        </w:r>
      </w:del>
    </w:p>
    <w:p w14:paraId="4427BBD8" w14:textId="45381C45" w:rsidR="00BD1A7C" w:rsidRPr="006B5A5B" w:rsidDel="001C2152" w:rsidRDefault="00BD1A7C" w:rsidP="00BD1A7C">
      <w:pPr>
        <w:pStyle w:val="Paragraphedeliste"/>
        <w:numPr>
          <w:ilvl w:val="1"/>
          <w:numId w:val="44"/>
        </w:numPr>
        <w:autoSpaceDE w:val="0"/>
        <w:autoSpaceDN w:val="0"/>
        <w:adjustRightInd w:val="0"/>
        <w:spacing w:after="0" w:line="288" w:lineRule="auto"/>
        <w:rPr>
          <w:del w:id="666" w:author="Raymond Jeff (Nter)" w:date="2020-01-13T15:03:00Z"/>
          <w:rFonts w:ascii="Calibri" w:hAnsi="Calibri" w:cs="Calibri"/>
          <w:color w:val="000000"/>
          <w:sz w:val="18"/>
          <w:szCs w:val="20"/>
        </w:rPr>
      </w:pPr>
      <w:del w:id="667" w:author="Raymond Jeff (Nter)" w:date="2020-01-13T15:03:00Z">
        <w:r w:rsidRPr="007C20C6" w:rsidDel="001C2152">
          <w:rPr>
            <w:rFonts w:ascii="Calibri" w:hAnsi="Calibri" w:cs="Calibri"/>
            <w:color w:val="C45911" w:themeColor="accent2" w:themeShade="BF"/>
            <w:sz w:val="18"/>
            <w:szCs w:val="20"/>
            <w:u w:val="single"/>
          </w:rPr>
          <w:delText>Profil</w:delText>
        </w:r>
        <w:r w:rsidRPr="007C20C6" w:rsidDel="001C2152">
          <w:rPr>
            <w:rFonts w:ascii="Calibri" w:hAnsi="Calibri" w:cs="Calibri"/>
            <w:color w:val="C45911" w:themeColor="accent2" w:themeShade="BF"/>
            <w:sz w:val="18"/>
            <w:szCs w:val="20"/>
          </w:rPr>
          <w:delText xml:space="preserve"> </w:delText>
        </w:r>
        <w:r w:rsidRPr="006B5A5B" w:rsidDel="001C2152">
          <w:rPr>
            <w:rFonts w:ascii="Calibri" w:hAnsi="Calibri" w:cs="Calibri"/>
            <w:color w:val="000000"/>
            <w:sz w:val="18"/>
            <w:szCs w:val="20"/>
          </w:rPr>
          <w:delText>du client (informations nominatives, adresses, téléphones, attributs, préférences, segments, etc.)</w:delText>
        </w:r>
      </w:del>
    </w:p>
    <w:p w14:paraId="24CFC196" w14:textId="5459426D" w:rsidR="00BD1A7C" w:rsidRPr="006B5A5B" w:rsidDel="001C2152" w:rsidRDefault="00BD1A7C" w:rsidP="00BD1A7C">
      <w:pPr>
        <w:pStyle w:val="Paragraphedeliste"/>
        <w:numPr>
          <w:ilvl w:val="1"/>
          <w:numId w:val="44"/>
        </w:numPr>
        <w:autoSpaceDE w:val="0"/>
        <w:autoSpaceDN w:val="0"/>
        <w:adjustRightInd w:val="0"/>
        <w:spacing w:after="0" w:line="288" w:lineRule="auto"/>
        <w:rPr>
          <w:del w:id="668" w:author="Raymond Jeff (Nter)" w:date="2020-01-13T15:03:00Z"/>
          <w:rFonts w:ascii="Calibri" w:hAnsi="Calibri" w:cs="Calibri"/>
          <w:color w:val="000000"/>
          <w:sz w:val="18"/>
          <w:szCs w:val="20"/>
        </w:rPr>
      </w:pPr>
      <w:del w:id="669" w:author="Raymond Jeff (Nter)" w:date="2020-01-13T15:03:00Z">
        <w:r w:rsidRPr="007C20C6" w:rsidDel="001C2152">
          <w:rPr>
            <w:rFonts w:ascii="Calibri" w:hAnsi="Calibri" w:cs="Calibri"/>
            <w:color w:val="C45911" w:themeColor="accent2" w:themeShade="BF"/>
            <w:sz w:val="18"/>
            <w:szCs w:val="20"/>
            <w:u w:val="single"/>
          </w:rPr>
          <w:delText>Activités</w:delText>
        </w:r>
        <w:r w:rsidRPr="007C20C6" w:rsidDel="001C2152">
          <w:rPr>
            <w:rFonts w:ascii="Calibri" w:hAnsi="Calibri" w:cs="Calibri"/>
            <w:color w:val="C45911" w:themeColor="accent2" w:themeShade="BF"/>
            <w:sz w:val="18"/>
            <w:szCs w:val="20"/>
          </w:rPr>
          <w:delText xml:space="preserve"> </w:delText>
        </w:r>
        <w:r w:rsidRPr="006B5A5B" w:rsidDel="001C2152">
          <w:rPr>
            <w:rFonts w:ascii="Calibri" w:hAnsi="Calibri" w:cs="Calibri"/>
            <w:color w:val="000000"/>
            <w:sz w:val="18"/>
            <w:szCs w:val="20"/>
          </w:rPr>
          <w:delText>du client (parcours, jeux, achats, remises, etc.)</w:delText>
        </w:r>
      </w:del>
    </w:p>
    <w:p w14:paraId="21E11BC8" w14:textId="70EE5B96" w:rsidR="00BD1A7C" w:rsidRPr="006B5A5B" w:rsidDel="001C2152" w:rsidRDefault="00BD1A7C" w:rsidP="00BD1A7C">
      <w:pPr>
        <w:pStyle w:val="Paragraphedeliste"/>
        <w:numPr>
          <w:ilvl w:val="1"/>
          <w:numId w:val="44"/>
        </w:numPr>
        <w:autoSpaceDE w:val="0"/>
        <w:autoSpaceDN w:val="0"/>
        <w:adjustRightInd w:val="0"/>
        <w:spacing w:after="0" w:line="288" w:lineRule="auto"/>
        <w:rPr>
          <w:del w:id="670" w:author="Raymond Jeff (Nter)" w:date="2020-01-13T15:03:00Z"/>
          <w:rFonts w:ascii="Calibri" w:hAnsi="Calibri" w:cs="Calibri"/>
          <w:color w:val="000000"/>
          <w:sz w:val="18"/>
          <w:szCs w:val="20"/>
        </w:rPr>
      </w:pPr>
      <w:del w:id="671"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inscriptions</w:delText>
        </w:r>
        <w:r w:rsidRPr="007C20C6" w:rsidDel="001C2152">
          <w:rPr>
            <w:rFonts w:ascii="Calibri" w:hAnsi="Calibri" w:cs="Calibri"/>
            <w:color w:val="C45911" w:themeColor="accent2" w:themeShade="BF"/>
            <w:sz w:val="18"/>
            <w:szCs w:val="20"/>
          </w:rPr>
          <w:delText xml:space="preserve"> </w:delText>
        </w:r>
        <w:r w:rsidRPr="006B5A5B" w:rsidDel="001C2152">
          <w:rPr>
            <w:rFonts w:ascii="Calibri" w:hAnsi="Calibri" w:cs="Calibri"/>
            <w:color w:val="000000"/>
            <w:sz w:val="18"/>
            <w:szCs w:val="20"/>
          </w:rPr>
          <w:delText>du client (Jeu en ligne, abonnement loterie, jeu responsable, auto-exclusion, Casino Privilèges</w:delText>
        </w:r>
        <w:r w:rsidR="006B5A5B" w:rsidRPr="006B5A5B" w:rsidDel="001C2152">
          <w:rPr>
            <w:rFonts w:ascii="Calibri" w:hAnsi="Calibri" w:cs="Calibri"/>
            <w:color w:val="000000"/>
            <w:sz w:val="18"/>
            <w:szCs w:val="20"/>
          </w:rPr>
          <w:delText>, clubs, etc.</w:delText>
        </w:r>
        <w:r w:rsidRPr="006B5A5B" w:rsidDel="001C2152">
          <w:rPr>
            <w:rFonts w:ascii="Calibri" w:hAnsi="Calibri" w:cs="Calibri"/>
            <w:color w:val="000000"/>
            <w:sz w:val="18"/>
            <w:szCs w:val="20"/>
          </w:rPr>
          <w:delText>)</w:delText>
        </w:r>
      </w:del>
    </w:p>
    <w:p w14:paraId="12A8C431" w14:textId="428DB77C" w:rsidR="00BD1A7C" w:rsidRPr="006B5A5B" w:rsidDel="001C2152" w:rsidRDefault="00BD1A7C" w:rsidP="00BD1A7C">
      <w:pPr>
        <w:pStyle w:val="Paragraphedeliste"/>
        <w:numPr>
          <w:ilvl w:val="1"/>
          <w:numId w:val="44"/>
        </w:numPr>
        <w:autoSpaceDE w:val="0"/>
        <w:autoSpaceDN w:val="0"/>
        <w:adjustRightInd w:val="0"/>
        <w:spacing w:after="0" w:line="288" w:lineRule="auto"/>
        <w:rPr>
          <w:del w:id="672" w:author="Raymond Jeff (Nter)" w:date="2020-01-13T15:03:00Z"/>
          <w:rFonts w:ascii="Calibri" w:hAnsi="Calibri" w:cs="Calibri"/>
          <w:color w:val="000000"/>
          <w:sz w:val="18"/>
          <w:szCs w:val="20"/>
        </w:rPr>
      </w:pPr>
      <w:del w:id="673"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comptes</w:delText>
        </w:r>
        <w:r w:rsidRPr="007C20C6" w:rsidDel="001C2152">
          <w:rPr>
            <w:rFonts w:ascii="Calibri" w:hAnsi="Calibri" w:cs="Calibri"/>
            <w:color w:val="C45911" w:themeColor="accent2" w:themeShade="BF"/>
            <w:sz w:val="18"/>
            <w:szCs w:val="20"/>
          </w:rPr>
          <w:delText xml:space="preserve"> </w:delText>
        </w:r>
        <w:r w:rsidRPr="006B5A5B" w:rsidDel="001C2152">
          <w:rPr>
            <w:rFonts w:ascii="Calibri" w:hAnsi="Calibri" w:cs="Calibri"/>
            <w:color w:val="000000"/>
            <w:sz w:val="18"/>
            <w:szCs w:val="20"/>
          </w:rPr>
          <w:delText>du client (points, argent virtuel, argent monnayable, etc.)</w:delText>
        </w:r>
      </w:del>
    </w:p>
    <w:p w14:paraId="7A92683A" w14:textId="54CACB1D" w:rsidR="003F4F67" w:rsidRPr="006B5A5B" w:rsidDel="001C2152" w:rsidRDefault="003F4F67" w:rsidP="00BD1A7C">
      <w:pPr>
        <w:pStyle w:val="Paragraphedeliste"/>
        <w:numPr>
          <w:ilvl w:val="1"/>
          <w:numId w:val="44"/>
        </w:numPr>
        <w:autoSpaceDE w:val="0"/>
        <w:autoSpaceDN w:val="0"/>
        <w:adjustRightInd w:val="0"/>
        <w:spacing w:after="0" w:line="288" w:lineRule="auto"/>
        <w:rPr>
          <w:del w:id="674" w:author="Raymond Jeff (Nter)" w:date="2020-01-13T15:03:00Z"/>
          <w:rFonts w:ascii="Calibri" w:hAnsi="Calibri" w:cs="Calibri"/>
          <w:color w:val="000000"/>
          <w:sz w:val="18"/>
          <w:szCs w:val="20"/>
        </w:rPr>
      </w:pPr>
      <w:del w:id="675"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services et support</w:delText>
        </w:r>
        <w:r w:rsidRPr="007C20C6" w:rsidDel="001C2152">
          <w:rPr>
            <w:rFonts w:ascii="Calibri" w:hAnsi="Calibri" w:cs="Calibri"/>
            <w:color w:val="C45911" w:themeColor="accent2" w:themeShade="BF"/>
            <w:sz w:val="18"/>
            <w:szCs w:val="20"/>
          </w:rPr>
          <w:delText xml:space="preserve"> </w:delText>
        </w:r>
        <w:r w:rsidR="00B56372" w:rsidDel="001C2152">
          <w:rPr>
            <w:rFonts w:ascii="Calibri" w:hAnsi="Calibri" w:cs="Calibri"/>
            <w:color w:val="000000"/>
            <w:sz w:val="18"/>
            <w:szCs w:val="20"/>
          </w:rPr>
          <w:delText xml:space="preserve">offerts </w:delText>
        </w:r>
        <w:r w:rsidRPr="006B5A5B" w:rsidDel="001C2152">
          <w:rPr>
            <w:rFonts w:ascii="Calibri" w:hAnsi="Calibri" w:cs="Calibri"/>
            <w:color w:val="000000"/>
            <w:sz w:val="18"/>
            <w:szCs w:val="20"/>
          </w:rPr>
          <w:delText>au client (requêtes, plaintes, communications, etc.)</w:delText>
        </w:r>
      </w:del>
    </w:p>
    <w:p w14:paraId="23820525" w14:textId="3E8859EB" w:rsidR="00E40DE6" w:rsidRPr="006B5A5B" w:rsidDel="001C2152" w:rsidRDefault="003F4F67" w:rsidP="003F4F67">
      <w:pPr>
        <w:pStyle w:val="Paragraphedeliste"/>
        <w:numPr>
          <w:ilvl w:val="1"/>
          <w:numId w:val="44"/>
        </w:numPr>
        <w:autoSpaceDE w:val="0"/>
        <w:autoSpaceDN w:val="0"/>
        <w:adjustRightInd w:val="0"/>
        <w:spacing w:after="0" w:line="288" w:lineRule="auto"/>
        <w:rPr>
          <w:del w:id="676" w:author="Raymond Jeff (Nter)" w:date="2020-01-13T15:03:00Z"/>
          <w:rFonts w:ascii="Calibri" w:hAnsi="Calibri" w:cs="Calibri"/>
          <w:color w:val="000000"/>
          <w:sz w:val="18"/>
          <w:szCs w:val="20"/>
        </w:rPr>
      </w:pPr>
      <w:del w:id="677" w:author="Raymond Jeff (Nter)" w:date="2020-01-13T15:03:00Z">
        <w:r w:rsidRPr="006B5A5B" w:rsidDel="001C2152">
          <w:rPr>
            <w:rFonts w:ascii="Calibri" w:hAnsi="Calibri" w:cs="Calibri"/>
            <w:color w:val="000000"/>
            <w:sz w:val="18"/>
            <w:szCs w:val="20"/>
          </w:rPr>
          <w:delText>Etc.</w:delText>
        </w:r>
      </w:del>
    </w:p>
    <w:p w14:paraId="1F4647C9" w14:textId="39BFE7E1" w:rsidR="00687533" w:rsidRPr="006B5A5B" w:rsidDel="001C2152" w:rsidRDefault="003241C4" w:rsidP="003241C4">
      <w:pPr>
        <w:pStyle w:val="Paragraphedeliste"/>
        <w:autoSpaceDE w:val="0"/>
        <w:autoSpaceDN w:val="0"/>
        <w:adjustRightInd w:val="0"/>
        <w:spacing w:after="0" w:line="288" w:lineRule="auto"/>
        <w:rPr>
          <w:del w:id="678" w:author="Raymond Jeff (Nter)" w:date="2020-01-13T15:03:00Z"/>
          <w:rFonts w:ascii="Calibri" w:hAnsi="Calibri" w:cs="Calibri"/>
          <w:color w:val="000000"/>
          <w:sz w:val="18"/>
          <w:szCs w:val="20"/>
        </w:rPr>
      </w:pPr>
      <w:del w:id="679" w:author="Raymond Jeff (Nter)" w:date="2020-01-13T15:03:00Z">
        <w:r w:rsidRPr="006B5A5B" w:rsidDel="001C2152">
          <w:rPr>
            <w:rFonts w:ascii="Calibri" w:hAnsi="Calibri" w:cs="Calibri"/>
            <w:color w:val="000000"/>
            <w:sz w:val="18"/>
            <w:szCs w:val="20"/>
          </w:rPr>
          <w:delText>Un microservice</w:delText>
        </w:r>
        <w:r w:rsidR="00BD1A7C" w:rsidRPr="006B5A5B" w:rsidDel="001C2152">
          <w:rPr>
            <w:rFonts w:ascii="Calibri" w:hAnsi="Calibri" w:cs="Calibri"/>
            <w:color w:val="000000"/>
            <w:sz w:val="18"/>
            <w:szCs w:val="20"/>
          </w:rPr>
          <w:delText xml:space="preserve"> qui aurait pour mandat de gérer et d’exposer toutes ces données </w:delText>
        </w:r>
        <w:r w:rsidR="003F4F67" w:rsidRPr="006B5A5B" w:rsidDel="001C2152">
          <w:rPr>
            <w:rFonts w:ascii="Calibri" w:hAnsi="Calibri" w:cs="Calibri"/>
            <w:color w:val="000000"/>
            <w:sz w:val="18"/>
            <w:szCs w:val="20"/>
          </w:rPr>
          <w:delText xml:space="preserve">aurait un modèle de domaine vaste et complexe et </w:delText>
        </w:r>
        <w:r w:rsidR="00BD1A7C" w:rsidRPr="006B5A5B" w:rsidDel="001C2152">
          <w:rPr>
            <w:rFonts w:ascii="Calibri" w:hAnsi="Calibri" w:cs="Calibri"/>
            <w:color w:val="000000"/>
            <w:sz w:val="18"/>
            <w:szCs w:val="20"/>
          </w:rPr>
          <w:delText xml:space="preserve">serait </w:delText>
        </w:r>
        <w:r w:rsidR="003F4F67" w:rsidRPr="006B5A5B" w:rsidDel="001C2152">
          <w:rPr>
            <w:rFonts w:ascii="Calibri" w:hAnsi="Calibri" w:cs="Calibri"/>
            <w:color w:val="000000"/>
            <w:sz w:val="18"/>
            <w:szCs w:val="20"/>
          </w:rPr>
          <w:delText xml:space="preserve">alors </w:delText>
        </w:r>
        <w:r w:rsidR="00BD1A7C" w:rsidRPr="006B5A5B" w:rsidDel="001C2152">
          <w:rPr>
            <w:rFonts w:ascii="Calibri" w:hAnsi="Calibri" w:cs="Calibri"/>
            <w:color w:val="000000"/>
            <w:sz w:val="18"/>
            <w:szCs w:val="20"/>
          </w:rPr>
          <w:delText xml:space="preserve">peu granulaire </w:delText>
        </w:r>
        <w:r w:rsidR="00687533" w:rsidRPr="007C20C6" w:rsidDel="001C2152">
          <w:rPr>
            <w:rFonts w:ascii="Calibri" w:hAnsi="Calibri" w:cs="Calibri"/>
            <w:b/>
            <w:color w:val="FF0000"/>
            <w:sz w:val="18"/>
            <w:szCs w:val="20"/>
          </w:rPr>
          <w:delText>(granularité +)</w:delText>
        </w:r>
        <w:r w:rsidR="00B56372" w:rsidDel="001C2152">
          <w:rPr>
            <w:rFonts w:ascii="Calibri" w:hAnsi="Calibri" w:cs="Calibri"/>
            <w:color w:val="000000"/>
            <w:sz w:val="18"/>
            <w:szCs w:val="20"/>
          </w:rPr>
          <w:delText>.</w:delText>
        </w:r>
      </w:del>
    </w:p>
    <w:p w14:paraId="364EC14C" w14:textId="122F72D7" w:rsidR="00BD1A7C" w:rsidRPr="006B5A5B" w:rsidDel="001C2152" w:rsidRDefault="00BD1A7C" w:rsidP="003241C4">
      <w:pPr>
        <w:pStyle w:val="Paragraphedeliste"/>
        <w:autoSpaceDE w:val="0"/>
        <w:autoSpaceDN w:val="0"/>
        <w:adjustRightInd w:val="0"/>
        <w:spacing w:after="0" w:line="288" w:lineRule="auto"/>
        <w:rPr>
          <w:del w:id="680" w:author="Raymond Jeff (Nter)" w:date="2020-01-13T15:03:00Z"/>
          <w:rFonts w:ascii="Calibri" w:hAnsi="Calibri" w:cs="Calibri"/>
          <w:color w:val="000000"/>
          <w:sz w:val="18"/>
          <w:szCs w:val="20"/>
        </w:rPr>
      </w:pPr>
    </w:p>
    <w:p w14:paraId="5B447209" w14:textId="1DC51DDA" w:rsidR="003F4F67" w:rsidRPr="006B5A5B" w:rsidDel="001C2152" w:rsidRDefault="00BD1A7C" w:rsidP="00BD1A7C">
      <w:pPr>
        <w:pStyle w:val="Paragraphedeliste"/>
        <w:numPr>
          <w:ilvl w:val="0"/>
          <w:numId w:val="44"/>
        </w:numPr>
        <w:autoSpaceDE w:val="0"/>
        <w:autoSpaceDN w:val="0"/>
        <w:adjustRightInd w:val="0"/>
        <w:spacing w:after="0" w:line="288" w:lineRule="auto"/>
        <w:rPr>
          <w:del w:id="681" w:author="Raymond Jeff (Nter)" w:date="2020-01-13T15:03:00Z"/>
          <w:rFonts w:ascii="Calibri" w:hAnsi="Calibri" w:cs="Calibri"/>
          <w:color w:val="000000"/>
          <w:sz w:val="18"/>
          <w:szCs w:val="20"/>
        </w:rPr>
      </w:pPr>
      <w:del w:id="682" w:author="Raymond Jeff (Nter)" w:date="2020-01-13T15:03:00Z">
        <w:r w:rsidRPr="006B5A5B" w:rsidDel="001C2152">
          <w:rPr>
            <w:rFonts w:ascii="Calibri" w:hAnsi="Calibri" w:cs="Calibri"/>
            <w:color w:val="000000"/>
            <w:sz w:val="18"/>
            <w:szCs w:val="20"/>
          </w:rPr>
          <w:delText xml:space="preserve">Si le contexte du microservice </w:delText>
        </w:r>
        <w:r w:rsidR="003F4F67" w:rsidRPr="006B5A5B" w:rsidDel="001C2152">
          <w:rPr>
            <w:rFonts w:ascii="Calibri" w:hAnsi="Calibri" w:cs="Calibri"/>
            <w:color w:val="000000"/>
            <w:sz w:val="18"/>
            <w:szCs w:val="20"/>
          </w:rPr>
          <w:delText>est à un n</w:delText>
        </w:r>
        <w:r w:rsidRPr="006B5A5B" w:rsidDel="001C2152">
          <w:rPr>
            <w:rFonts w:ascii="Calibri" w:hAnsi="Calibri" w:cs="Calibri"/>
            <w:color w:val="000000"/>
            <w:sz w:val="18"/>
            <w:szCs w:val="20"/>
          </w:rPr>
          <w:delText xml:space="preserve">iveau </w:delText>
        </w:r>
        <w:r w:rsidR="003F4F67" w:rsidRPr="006B5A5B" w:rsidDel="001C2152">
          <w:rPr>
            <w:rFonts w:ascii="Calibri" w:hAnsi="Calibri" w:cs="Calibri"/>
            <w:color w:val="000000"/>
            <w:sz w:val="18"/>
            <w:szCs w:val="20"/>
          </w:rPr>
          <w:delText xml:space="preserve">inférieur, par exemple au niveau du </w:delText>
        </w:r>
        <w:r w:rsidR="003F4F67" w:rsidRPr="00CF6C06" w:rsidDel="001C2152">
          <w:rPr>
            <w:rFonts w:ascii="Calibri" w:hAnsi="Calibri" w:cs="Calibri"/>
            <w:b/>
            <w:color w:val="000000"/>
            <w:sz w:val="18"/>
            <w:szCs w:val="20"/>
            <w:u w:val="single"/>
          </w:rPr>
          <w:delText>profil du client</w:delText>
        </w:r>
        <w:r w:rsidR="003F4F67" w:rsidRPr="006B5A5B" w:rsidDel="001C2152">
          <w:rPr>
            <w:rFonts w:ascii="Calibri" w:hAnsi="Calibri" w:cs="Calibri"/>
            <w:color w:val="000000"/>
            <w:sz w:val="18"/>
            <w:szCs w:val="20"/>
          </w:rPr>
          <w:delText>, le modèle de domaine pourrait alors regrouper typiquement l’information suivante :</w:delText>
        </w:r>
      </w:del>
    </w:p>
    <w:p w14:paraId="07B9E460" w14:textId="7F7A77D1" w:rsidR="003F4F67" w:rsidRPr="006B5A5B" w:rsidDel="001C2152" w:rsidRDefault="003F4F67" w:rsidP="003F4F67">
      <w:pPr>
        <w:pStyle w:val="Paragraphedeliste"/>
        <w:numPr>
          <w:ilvl w:val="1"/>
          <w:numId w:val="44"/>
        </w:numPr>
        <w:autoSpaceDE w:val="0"/>
        <w:autoSpaceDN w:val="0"/>
        <w:adjustRightInd w:val="0"/>
        <w:spacing w:after="0" w:line="288" w:lineRule="auto"/>
        <w:rPr>
          <w:del w:id="683" w:author="Raymond Jeff (Nter)" w:date="2020-01-13T15:03:00Z"/>
          <w:rFonts w:ascii="Calibri" w:hAnsi="Calibri" w:cs="Calibri"/>
          <w:color w:val="000000"/>
          <w:sz w:val="18"/>
          <w:szCs w:val="20"/>
        </w:rPr>
      </w:pPr>
      <w:del w:id="684" w:author="Raymond Jeff (Nter)" w:date="2020-01-13T15:03:00Z">
        <w:r w:rsidRPr="006B5A5B" w:rsidDel="001C2152">
          <w:rPr>
            <w:rFonts w:ascii="Calibri" w:hAnsi="Calibri" w:cs="Calibri"/>
            <w:color w:val="000000"/>
            <w:sz w:val="18"/>
            <w:szCs w:val="20"/>
          </w:rPr>
          <w:delText xml:space="preserve">Le </w:delText>
        </w:r>
        <w:r w:rsidRPr="007C20C6" w:rsidDel="001C2152">
          <w:rPr>
            <w:rFonts w:ascii="Calibri" w:hAnsi="Calibri" w:cs="Calibri"/>
            <w:color w:val="C45911" w:themeColor="accent2" w:themeShade="BF"/>
            <w:sz w:val="18"/>
            <w:szCs w:val="20"/>
            <w:u w:val="single"/>
          </w:rPr>
          <w:delText>nominatif</w:delText>
        </w:r>
        <w:r w:rsidRPr="007C20C6" w:rsidDel="001C2152">
          <w:rPr>
            <w:rFonts w:ascii="Calibri" w:hAnsi="Calibri" w:cs="Calibri"/>
            <w:color w:val="C45911" w:themeColor="accent2" w:themeShade="BF"/>
            <w:sz w:val="18"/>
            <w:szCs w:val="20"/>
          </w:rPr>
          <w:delText xml:space="preserve"> </w:delText>
        </w:r>
        <w:r w:rsidRPr="006B5A5B" w:rsidDel="001C2152">
          <w:rPr>
            <w:rFonts w:ascii="Calibri" w:hAnsi="Calibri" w:cs="Calibri"/>
            <w:color w:val="000000"/>
            <w:sz w:val="18"/>
            <w:szCs w:val="20"/>
          </w:rPr>
          <w:delText>du client ; ce qui est typiquement non spécifiques au contexte de LQ comme le nom, prénom, date de naissance, sexe, langue parlée, langue de communication, etc.</w:delText>
        </w:r>
      </w:del>
    </w:p>
    <w:p w14:paraId="0BE39E75" w14:textId="6D91600D" w:rsidR="003F4F67" w:rsidRPr="006B5A5B" w:rsidDel="001C2152" w:rsidRDefault="003F4F67" w:rsidP="003F4F67">
      <w:pPr>
        <w:pStyle w:val="Paragraphedeliste"/>
        <w:numPr>
          <w:ilvl w:val="1"/>
          <w:numId w:val="44"/>
        </w:numPr>
        <w:autoSpaceDE w:val="0"/>
        <w:autoSpaceDN w:val="0"/>
        <w:adjustRightInd w:val="0"/>
        <w:spacing w:after="0" w:line="288" w:lineRule="auto"/>
        <w:rPr>
          <w:del w:id="685" w:author="Raymond Jeff (Nter)" w:date="2020-01-13T15:03:00Z"/>
          <w:rFonts w:ascii="Calibri" w:hAnsi="Calibri" w:cs="Calibri"/>
          <w:color w:val="000000"/>
          <w:sz w:val="18"/>
          <w:szCs w:val="20"/>
        </w:rPr>
      </w:pPr>
      <w:del w:id="686"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coordonnées</w:delText>
        </w:r>
        <w:r w:rsidRPr="007C20C6" w:rsidDel="001C2152">
          <w:rPr>
            <w:rFonts w:ascii="Calibri" w:hAnsi="Calibri" w:cs="Calibri"/>
            <w:color w:val="C45911" w:themeColor="accent2" w:themeShade="BF"/>
            <w:sz w:val="18"/>
            <w:szCs w:val="20"/>
          </w:rPr>
          <w:delText xml:space="preserve"> </w:delText>
        </w:r>
        <w:r w:rsidRPr="006B5A5B" w:rsidDel="001C2152">
          <w:rPr>
            <w:rFonts w:ascii="Calibri" w:hAnsi="Calibri" w:cs="Calibri"/>
            <w:color w:val="000000"/>
            <w:sz w:val="18"/>
            <w:szCs w:val="20"/>
          </w:rPr>
          <w:delText>du client (ex. adresses, téléphones, courriel</w:delText>
        </w:r>
        <w:r w:rsidR="006B5A5B" w:rsidRPr="006B5A5B" w:rsidDel="001C2152">
          <w:rPr>
            <w:rFonts w:ascii="Calibri" w:hAnsi="Calibri" w:cs="Calibri"/>
            <w:color w:val="000000"/>
            <w:sz w:val="18"/>
            <w:szCs w:val="20"/>
          </w:rPr>
          <w:delText>s</w:delText>
        </w:r>
        <w:r w:rsidRPr="006B5A5B" w:rsidDel="001C2152">
          <w:rPr>
            <w:rFonts w:ascii="Calibri" w:hAnsi="Calibri" w:cs="Calibri"/>
            <w:color w:val="000000"/>
            <w:sz w:val="18"/>
            <w:szCs w:val="20"/>
          </w:rPr>
          <w:delText xml:space="preserve">, </w:delText>
        </w:r>
        <w:r w:rsidR="006B5A5B" w:rsidRPr="006B5A5B" w:rsidDel="001C2152">
          <w:rPr>
            <w:rFonts w:ascii="Calibri" w:hAnsi="Calibri" w:cs="Calibri"/>
            <w:color w:val="000000"/>
            <w:sz w:val="18"/>
            <w:szCs w:val="20"/>
          </w:rPr>
          <w:delText>numéros en cas d’urgence, etc.)</w:delText>
        </w:r>
      </w:del>
    </w:p>
    <w:p w14:paraId="017AE69C" w14:textId="69128B66" w:rsidR="003F4F67" w:rsidRPr="006B5A5B" w:rsidDel="001C2152" w:rsidRDefault="003F4F67" w:rsidP="003F4F67">
      <w:pPr>
        <w:pStyle w:val="Paragraphedeliste"/>
        <w:numPr>
          <w:ilvl w:val="1"/>
          <w:numId w:val="44"/>
        </w:numPr>
        <w:autoSpaceDE w:val="0"/>
        <w:autoSpaceDN w:val="0"/>
        <w:adjustRightInd w:val="0"/>
        <w:spacing w:after="0" w:line="288" w:lineRule="auto"/>
        <w:rPr>
          <w:del w:id="687" w:author="Raymond Jeff (Nter)" w:date="2020-01-13T15:03:00Z"/>
          <w:rFonts w:ascii="Calibri" w:hAnsi="Calibri" w:cs="Calibri"/>
          <w:color w:val="000000"/>
          <w:sz w:val="18"/>
          <w:szCs w:val="20"/>
        </w:rPr>
      </w:pPr>
      <w:del w:id="688"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attributs</w:delText>
        </w:r>
        <w:r w:rsidRPr="007C20C6" w:rsidDel="001C2152">
          <w:rPr>
            <w:rFonts w:ascii="Calibri" w:hAnsi="Calibri" w:cs="Calibri"/>
            <w:color w:val="C45911" w:themeColor="accent2" w:themeShade="BF"/>
            <w:sz w:val="18"/>
            <w:szCs w:val="20"/>
          </w:rPr>
          <w:delText xml:space="preserve"> </w:delText>
        </w:r>
        <w:r w:rsidRPr="006B5A5B" w:rsidDel="001C2152">
          <w:rPr>
            <w:rFonts w:ascii="Calibri" w:hAnsi="Calibri" w:cs="Calibri"/>
            <w:color w:val="000000"/>
            <w:sz w:val="18"/>
            <w:szCs w:val="20"/>
          </w:rPr>
          <w:delText xml:space="preserve">du client qui sont spécifiques au contexte de LQ (ex. accès interdit, </w:delText>
        </w:r>
        <w:r w:rsidR="00B56372" w:rsidDel="001C2152">
          <w:rPr>
            <w:rFonts w:ascii="Calibri" w:hAnsi="Calibri" w:cs="Calibri"/>
            <w:color w:val="000000"/>
            <w:sz w:val="18"/>
            <w:szCs w:val="20"/>
          </w:rPr>
          <w:delText>sous surveillance, fusionné, etc.)</w:delText>
        </w:r>
      </w:del>
    </w:p>
    <w:p w14:paraId="4FC05101" w14:textId="1A7B3AD2" w:rsidR="003F4F67" w:rsidRPr="006B5A5B" w:rsidDel="001C2152" w:rsidRDefault="003F4F67" w:rsidP="003F4F67">
      <w:pPr>
        <w:pStyle w:val="Paragraphedeliste"/>
        <w:numPr>
          <w:ilvl w:val="1"/>
          <w:numId w:val="44"/>
        </w:numPr>
        <w:autoSpaceDE w:val="0"/>
        <w:autoSpaceDN w:val="0"/>
        <w:adjustRightInd w:val="0"/>
        <w:spacing w:after="0" w:line="288" w:lineRule="auto"/>
        <w:rPr>
          <w:del w:id="689" w:author="Raymond Jeff (Nter)" w:date="2020-01-13T15:03:00Z"/>
          <w:rFonts w:ascii="Calibri" w:hAnsi="Calibri" w:cs="Calibri"/>
          <w:color w:val="000000"/>
          <w:sz w:val="18"/>
          <w:szCs w:val="20"/>
        </w:rPr>
      </w:pPr>
      <w:del w:id="690"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préférences</w:delText>
        </w:r>
        <w:r w:rsidRPr="007C20C6" w:rsidDel="001C2152">
          <w:rPr>
            <w:rFonts w:ascii="Calibri" w:hAnsi="Calibri" w:cs="Calibri"/>
            <w:color w:val="C45911" w:themeColor="accent2" w:themeShade="BF"/>
            <w:sz w:val="18"/>
            <w:szCs w:val="20"/>
          </w:rPr>
          <w:delText xml:space="preserve"> </w:delText>
        </w:r>
        <w:r w:rsidRPr="006B5A5B" w:rsidDel="001C2152">
          <w:rPr>
            <w:rFonts w:ascii="Calibri" w:hAnsi="Calibri" w:cs="Calibri"/>
            <w:color w:val="000000"/>
            <w:sz w:val="18"/>
            <w:szCs w:val="20"/>
          </w:rPr>
          <w:delText>du client (type de jeu préféré, casino préféré, breuvage ou restaurant préféré, courriel confidentiel, etc.)</w:delText>
        </w:r>
      </w:del>
    </w:p>
    <w:p w14:paraId="6DE1A4D0" w14:textId="4137DAF9" w:rsidR="003F4F67" w:rsidRPr="006B5A5B" w:rsidDel="001C2152" w:rsidRDefault="003F4F67" w:rsidP="003F4F67">
      <w:pPr>
        <w:pStyle w:val="Paragraphedeliste"/>
        <w:numPr>
          <w:ilvl w:val="1"/>
          <w:numId w:val="44"/>
        </w:numPr>
        <w:autoSpaceDE w:val="0"/>
        <w:autoSpaceDN w:val="0"/>
        <w:adjustRightInd w:val="0"/>
        <w:spacing w:after="0" w:line="288" w:lineRule="auto"/>
        <w:rPr>
          <w:del w:id="691" w:author="Raymond Jeff (Nter)" w:date="2020-01-13T15:03:00Z"/>
          <w:rFonts w:ascii="Calibri" w:hAnsi="Calibri" w:cs="Calibri"/>
          <w:color w:val="000000"/>
          <w:sz w:val="18"/>
          <w:szCs w:val="20"/>
        </w:rPr>
      </w:pPr>
      <w:del w:id="692" w:author="Raymond Jeff (Nter)" w:date="2020-01-13T15:03:00Z">
        <w:r w:rsidRPr="006B5A5B" w:rsidDel="001C2152">
          <w:rPr>
            <w:rFonts w:ascii="Calibri" w:hAnsi="Calibri" w:cs="Calibri"/>
            <w:color w:val="000000"/>
            <w:sz w:val="18"/>
            <w:szCs w:val="20"/>
          </w:rPr>
          <w:delText xml:space="preserve">La </w:delText>
        </w:r>
        <w:r w:rsidRPr="007C20C6" w:rsidDel="001C2152">
          <w:rPr>
            <w:rFonts w:ascii="Calibri" w:hAnsi="Calibri" w:cs="Calibri"/>
            <w:color w:val="C45911" w:themeColor="accent2" w:themeShade="BF"/>
            <w:sz w:val="18"/>
            <w:szCs w:val="20"/>
            <w:u w:val="single"/>
          </w:rPr>
          <w:delText>segmentation</w:delText>
        </w:r>
        <w:r w:rsidRPr="007C20C6" w:rsidDel="001C2152">
          <w:rPr>
            <w:rFonts w:ascii="Calibri" w:hAnsi="Calibri" w:cs="Calibri"/>
            <w:color w:val="C45911" w:themeColor="accent2" w:themeShade="BF"/>
            <w:sz w:val="18"/>
            <w:szCs w:val="20"/>
          </w:rPr>
          <w:delText xml:space="preserve"> </w:delText>
        </w:r>
        <w:r w:rsidRPr="006B5A5B" w:rsidDel="001C2152">
          <w:rPr>
            <w:rFonts w:ascii="Calibri" w:hAnsi="Calibri" w:cs="Calibri"/>
            <w:color w:val="000000"/>
            <w:sz w:val="18"/>
            <w:szCs w:val="20"/>
          </w:rPr>
          <w:delText>du client</w:delText>
        </w:r>
      </w:del>
    </w:p>
    <w:p w14:paraId="4D8460DF" w14:textId="048AAA99" w:rsidR="003F4F67" w:rsidRPr="006B5A5B" w:rsidDel="001C2152" w:rsidRDefault="003F4F67" w:rsidP="003F4F67">
      <w:pPr>
        <w:pStyle w:val="Paragraphedeliste"/>
        <w:numPr>
          <w:ilvl w:val="1"/>
          <w:numId w:val="44"/>
        </w:numPr>
        <w:autoSpaceDE w:val="0"/>
        <w:autoSpaceDN w:val="0"/>
        <w:adjustRightInd w:val="0"/>
        <w:spacing w:after="0" w:line="288" w:lineRule="auto"/>
        <w:rPr>
          <w:del w:id="693" w:author="Raymond Jeff (Nter)" w:date="2020-01-13T15:03:00Z"/>
          <w:rFonts w:ascii="Calibri" w:hAnsi="Calibri" w:cs="Calibri"/>
          <w:color w:val="000000"/>
          <w:sz w:val="18"/>
          <w:szCs w:val="20"/>
        </w:rPr>
      </w:pPr>
      <w:del w:id="694" w:author="Raymond Jeff (Nter)" w:date="2020-01-13T15:03:00Z">
        <w:r w:rsidRPr="006B5A5B" w:rsidDel="001C2152">
          <w:rPr>
            <w:rFonts w:ascii="Calibri" w:hAnsi="Calibri" w:cs="Calibri"/>
            <w:color w:val="000000"/>
            <w:sz w:val="18"/>
            <w:szCs w:val="20"/>
            <w:u w:val="single"/>
          </w:rPr>
          <w:delText>E</w:delText>
        </w:r>
        <w:r w:rsidRPr="006B5A5B" w:rsidDel="001C2152">
          <w:rPr>
            <w:rFonts w:ascii="Calibri" w:hAnsi="Calibri" w:cs="Calibri"/>
            <w:color w:val="000000"/>
            <w:sz w:val="18"/>
            <w:szCs w:val="20"/>
          </w:rPr>
          <w:delText>tc.</w:delText>
        </w:r>
      </w:del>
    </w:p>
    <w:p w14:paraId="48B19964" w14:textId="1797C08D" w:rsidR="00BD1A7C" w:rsidRPr="006B5A5B" w:rsidDel="001C2152" w:rsidRDefault="006B5A5B" w:rsidP="006B5A5B">
      <w:pPr>
        <w:pStyle w:val="Paragraphedeliste"/>
        <w:autoSpaceDE w:val="0"/>
        <w:autoSpaceDN w:val="0"/>
        <w:adjustRightInd w:val="0"/>
        <w:spacing w:after="0" w:line="288" w:lineRule="auto"/>
        <w:rPr>
          <w:del w:id="695" w:author="Raymond Jeff (Nter)" w:date="2020-01-13T15:03:00Z"/>
          <w:rFonts w:ascii="Calibri" w:hAnsi="Calibri" w:cs="Calibri"/>
          <w:color w:val="000000"/>
          <w:sz w:val="18"/>
          <w:szCs w:val="20"/>
        </w:rPr>
      </w:pPr>
      <w:del w:id="696" w:author="Raymond Jeff (Nter)" w:date="2020-01-13T15:03:00Z">
        <w:r w:rsidRPr="006B5A5B" w:rsidDel="001C2152">
          <w:rPr>
            <w:rFonts w:ascii="Calibri" w:hAnsi="Calibri" w:cs="Calibri"/>
            <w:color w:val="000000"/>
            <w:sz w:val="18"/>
            <w:szCs w:val="20"/>
          </w:rPr>
          <w:delText xml:space="preserve">Un microservice qui aurait pour mandat de gérer et d’exposer toutes ces données aurait un modèle de domaine de moindre envergure que le précédent et serait alors plus granulaire </w:delText>
        </w:r>
        <w:r w:rsidRPr="007C20C6" w:rsidDel="001C2152">
          <w:rPr>
            <w:rFonts w:ascii="Calibri" w:hAnsi="Calibri" w:cs="Calibri"/>
            <w:b/>
            <w:color w:val="FF0000"/>
            <w:sz w:val="18"/>
            <w:szCs w:val="20"/>
          </w:rPr>
          <w:delText>(granularité ++)</w:delText>
        </w:r>
        <w:r w:rsidR="00B56372" w:rsidDel="001C2152">
          <w:rPr>
            <w:rFonts w:ascii="Calibri" w:hAnsi="Calibri" w:cs="Calibri"/>
            <w:color w:val="000000"/>
            <w:sz w:val="18"/>
            <w:szCs w:val="20"/>
          </w:rPr>
          <w:delText>.</w:delText>
        </w:r>
      </w:del>
    </w:p>
    <w:p w14:paraId="3870EAC6" w14:textId="33C2912E" w:rsidR="006B5A5B" w:rsidRPr="006B5A5B" w:rsidDel="001C2152" w:rsidRDefault="006B5A5B" w:rsidP="006B5A5B">
      <w:pPr>
        <w:pStyle w:val="Paragraphedeliste"/>
        <w:autoSpaceDE w:val="0"/>
        <w:autoSpaceDN w:val="0"/>
        <w:adjustRightInd w:val="0"/>
        <w:spacing w:after="0" w:line="288" w:lineRule="auto"/>
        <w:rPr>
          <w:del w:id="697" w:author="Raymond Jeff (Nter)" w:date="2020-01-13T15:03:00Z"/>
          <w:rFonts w:ascii="Calibri" w:hAnsi="Calibri" w:cs="Calibri"/>
          <w:color w:val="000000"/>
          <w:sz w:val="18"/>
          <w:szCs w:val="20"/>
        </w:rPr>
      </w:pPr>
    </w:p>
    <w:p w14:paraId="0853E8A4" w14:textId="6796CA1D" w:rsidR="003F4F67" w:rsidRPr="006B5A5B" w:rsidDel="001C2152" w:rsidRDefault="006B5A5B" w:rsidP="006B5A5B">
      <w:pPr>
        <w:pStyle w:val="Paragraphedeliste"/>
        <w:numPr>
          <w:ilvl w:val="0"/>
          <w:numId w:val="44"/>
        </w:numPr>
        <w:autoSpaceDE w:val="0"/>
        <w:autoSpaceDN w:val="0"/>
        <w:adjustRightInd w:val="0"/>
        <w:spacing w:after="0" w:line="288" w:lineRule="auto"/>
        <w:rPr>
          <w:del w:id="698" w:author="Raymond Jeff (Nter)" w:date="2020-01-13T15:03:00Z"/>
          <w:rFonts w:ascii="Calibri" w:hAnsi="Calibri" w:cs="Calibri"/>
          <w:color w:val="000000"/>
          <w:sz w:val="18"/>
          <w:szCs w:val="20"/>
        </w:rPr>
      </w:pPr>
      <w:del w:id="699" w:author="Raymond Jeff (Nter)" w:date="2020-01-13T15:03:00Z">
        <w:r w:rsidRPr="006B5A5B" w:rsidDel="001C2152">
          <w:rPr>
            <w:rFonts w:ascii="Calibri" w:hAnsi="Calibri" w:cs="Calibri"/>
            <w:color w:val="000000"/>
            <w:sz w:val="18"/>
            <w:szCs w:val="20"/>
          </w:rPr>
          <w:delText xml:space="preserve">Finalement, si le contexte du microservice est à un niveau encore plus précis, par exemple au niveau des </w:delText>
        </w:r>
        <w:r w:rsidRPr="00CF6C06" w:rsidDel="001C2152">
          <w:rPr>
            <w:rFonts w:ascii="Calibri" w:hAnsi="Calibri" w:cs="Calibri"/>
            <w:b/>
            <w:color w:val="000000"/>
            <w:sz w:val="18"/>
            <w:szCs w:val="20"/>
            <w:u w:val="single"/>
          </w:rPr>
          <w:delText>coordonnées du profil du client</w:delText>
        </w:r>
        <w:r w:rsidRPr="006B5A5B" w:rsidDel="001C2152">
          <w:rPr>
            <w:rFonts w:ascii="Calibri" w:hAnsi="Calibri" w:cs="Calibri"/>
            <w:color w:val="000000"/>
            <w:sz w:val="18"/>
            <w:szCs w:val="20"/>
          </w:rPr>
          <w:delText>, le modèle de domaine pourrait alors regrouper typiquement l’information suivante :</w:delText>
        </w:r>
      </w:del>
    </w:p>
    <w:p w14:paraId="7A27FE20" w14:textId="5772D9F7" w:rsidR="006B5A5B" w:rsidRPr="006B5A5B" w:rsidDel="001C2152" w:rsidRDefault="006B5A5B" w:rsidP="006B5A5B">
      <w:pPr>
        <w:pStyle w:val="Paragraphedeliste"/>
        <w:numPr>
          <w:ilvl w:val="1"/>
          <w:numId w:val="44"/>
        </w:numPr>
        <w:autoSpaceDE w:val="0"/>
        <w:autoSpaceDN w:val="0"/>
        <w:adjustRightInd w:val="0"/>
        <w:spacing w:after="0" w:line="288" w:lineRule="auto"/>
        <w:rPr>
          <w:del w:id="700" w:author="Raymond Jeff (Nter)" w:date="2020-01-13T15:03:00Z"/>
          <w:rFonts w:ascii="Calibri" w:hAnsi="Calibri" w:cs="Calibri"/>
          <w:color w:val="000000"/>
          <w:sz w:val="18"/>
          <w:szCs w:val="20"/>
        </w:rPr>
      </w:pPr>
      <w:del w:id="701"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adresses</w:delText>
        </w:r>
        <w:r w:rsidR="00B56372" w:rsidRPr="007C20C6" w:rsidDel="001C2152">
          <w:rPr>
            <w:rFonts w:ascii="Calibri" w:hAnsi="Calibri" w:cs="Calibri"/>
            <w:color w:val="C45911" w:themeColor="accent2" w:themeShade="BF"/>
            <w:sz w:val="18"/>
            <w:szCs w:val="20"/>
          </w:rPr>
          <w:delText xml:space="preserve"> </w:delText>
        </w:r>
        <w:r w:rsidR="00B56372" w:rsidDel="001C2152">
          <w:rPr>
            <w:rFonts w:ascii="Calibri" w:hAnsi="Calibri" w:cs="Calibri"/>
            <w:color w:val="000000"/>
            <w:sz w:val="18"/>
            <w:szCs w:val="20"/>
          </w:rPr>
          <w:delText>du client</w:delText>
        </w:r>
      </w:del>
    </w:p>
    <w:p w14:paraId="5CDB414F" w14:textId="37CC3403" w:rsidR="006B5A5B" w:rsidRPr="006B5A5B" w:rsidDel="001C2152" w:rsidRDefault="006B5A5B" w:rsidP="006B5A5B">
      <w:pPr>
        <w:pStyle w:val="Paragraphedeliste"/>
        <w:numPr>
          <w:ilvl w:val="1"/>
          <w:numId w:val="44"/>
        </w:numPr>
        <w:autoSpaceDE w:val="0"/>
        <w:autoSpaceDN w:val="0"/>
        <w:adjustRightInd w:val="0"/>
        <w:spacing w:after="0" w:line="288" w:lineRule="auto"/>
        <w:rPr>
          <w:del w:id="702" w:author="Raymond Jeff (Nter)" w:date="2020-01-13T15:03:00Z"/>
          <w:rFonts w:ascii="Calibri" w:hAnsi="Calibri" w:cs="Calibri"/>
          <w:color w:val="000000"/>
          <w:sz w:val="18"/>
          <w:szCs w:val="20"/>
        </w:rPr>
      </w:pPr>
      <w:del w:id="703"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téléphones</w:delText>
        </w:r>
        <w:r w:rsidR="00B56372" w:rsidRPr="007C20C6" w:rsidDel="001C2152">
          <w:rPr>
            <w:rFonts w:ascii="Calibri" w:hAnsi="Calibri" w:cs="Calibri"/>
            <w:color w:val="C45911" w:themeColor="accent2" w:themeShade="BF"/>
            <w:sz w:val="18"/>
            <w:szCs w:val="20"/>
          </w:rPr>
          <w:delText xml:space="preserve"> </w:delText>
        </w:r>
        <w:r w:rsidR="00B56372" w:rsidDel="001C2152">
          <w:rPr>
            <w:rFonts w:ascii="Calibri" w:hAnsi="Calibri" w:cs="Calibri"/>
            <w:color w:val="000000"/>
            <w:sz w:val="18"/>
            <w:szCs w:val="20"/>
          </w:rPr>
          <w:delText>du client</w:delText>
        </w:r>
      </w:del>
    </w:p>
    <w:p w14:paraId="4D2426EB" w14:textId="464C9195" w:rsidR="006B5A5B" w:rsidRPr="006B5A5B" w:rsidDel="001C2152" w:rsidRDefault="006B5A5B" w:rsidP="006B5A5B">
      <w:pPr>
        <w:pStyle w:val="Paragraphedeliste"/>
        <w:numPr>
          <w:ilvl w:val="1"/>
          <w:numId w:val="44"/>
        </w:numPr>
        <w:autoSpaceDE w:val="0"/>
        <w:autoSpaceDN w:val="0"/>
        <w:adjustRightInd w:val="0"/>
        <w:spacing w:after="0" w:line="288" w:lineRule="auto"/>
        <w:rPr>
          <w:del w:id="704" w:author="Raymond Jeff (Nter)" w:date="2020-01-13T15:03:00Z"/>
          <w:rFonts w:ascii="Calibri" w:hAnsi="Calibri" w:cs="Calibri"/>
          <w:color w:val="000000"/>
          <w:sz w:val="18"/>
          <w:szCs w:val="20"/>
        </w:rPr>
      </w:pPr>
      <w:del w:id="705"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courriels</w:delText>
        </w:r>
        <w:r w:rsidR="00B56372" w:rsidRPr="007C20C6" w:rsidDel="001C2152">
          <w:rPr>
            <w:rFonts w:ascii="Calibri" w:hAnsi="Calibri" w:cs="Calibri"/>
            <w:color w:val="C45911" w:themeColor="accent2" w:themeShade="BF"/>
            <w:sz w:val="18"/>
            <w:szCs w:val="20"/>
          </w:rPr>
          <w:delText xml:space="preserve"> </w:delText>
        </w:r>
        <w:r w:rsidR="00B56372" w:rsidDel="001C2152">
          <w:rPr>
            <w:rFonts w:ascii="Calibri" w:hAnsi="Calibri" w:cs="Calibri"/>
            <w:color w:val="000000"/>
            <w:sz w:val="18"/>
            <w:szCs w:val="20"/>
          </w:rPr>
          <w:delText>du client</w:delText>
        </w:r>
      </w:del>
    </w:p>
    <w:p w14:paraId="3AF6949D" w14:textId="67A41AEF" w:rsidR="006B5A5B" w:rsidRPr="006B5A5B" w:rsidDel="001C2152" w:rsidRDefault="006B5A5B" w:rsidP="006B5A5B">
      <w:pPr>
        <w:pStyle w:val="Paragraphedeliste"/>
        <w:numPr>
          <w:ilvl w:val="1"/>
          <w:numId w:val="44"/>
        </w:numPr>
        <w:autoSpaceDE w:val="0"/>
        <w:autoSpaceDN w:val="0"/>
        <w:adjustRightInd w:val="0"/>
        <w:spacing w:after="0" w:line="288" w:lineRule="auto"/>
        <w:rPr>
          <w:del w:id="706" w:author="Raymond Jeff (Nter)" w:date="2020-01-13T15:03:00Z"/>
          <w:rFonts w:ascii="Calibri" w:hAnsi="Calibri" w:cs="Calibri"/>
          <w:color w:val="000000"/>
          <w:sz w:val="18"/>
          <w:szCs w:val="20"/>
        </w:rPr>
      </w:pPr>
      <w:del w:id="707"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courriels de récupération de compte</w:delText>
        </w:r>
      </w:del>
    </w:p>
    <w:p w14:paraId="5CF335D0" w14:textId="2F3EE673" w:rsidR="006B5A5B" w:rsidRPr="006B5A5B" w:rsidDel="001C2152" w:rsidRDefault="006B5A5B" w:rsidP="006B5A5B">
      <w:pPr>
        <w:pStyle w:val="Paragraphedeliste"/>
        <w:numPr>
          <w:ilvl w:val="1"/>
          <w:numId w:val="44"/>
        </w:numPr>
        <w:autoSpaceDE w:val="0"/>
        <w:autoSpaceDN w:val="0"/>
        <w:adjustRightInd w:val="0"/>
        <w:spacing w:after="0" w:line="288" w:lineRule="auto"/>
        <w:rPr>
          <w:del w:id="708" w:author="Raymond Jeff (Nter)" w:date="2020-01-13T15:03:00Z"/>
          <w:rFonts w:ascii="Calibri" w:hAnsi="Calibri" w:cs="Calibri"/>
          <w:color w:val="000000"/>
          <w:sz w:val="18"/>
          <w:szCs w:val="20"/>
        </w:rPr>
      </w:pPr>
      <w:del w:id="709" w:author="Raymond Jeff (Nter)" w:date="2020-01-13T15:03:00Z">
        <w:r w:rsidRPr="006B5A5B" w:rsidDel="001C2152">
          <w:rPr>
            <w:rFonts w:ascii="Calibri" w:hAnsi="Calibri" w:cs="Calibri"/>
            <w:color w:val="000000"/>
            <w:sz w:val="18"/>
            <w:szCs w:val="20"/>
          </w:rPr>
          <w:delText xml:space="preserve">Les </w:delText>
        </w:r>
        <w:r w:rsidRPr="007C20C6" w:rsidDel="001C2152">
          <w:rPr>
            <w:rFonts w:ascii="Calibri" w:hAnsi="Calibri" w:cs="Calibri"/>
            <w:color w:val="C45911" w:themeColor="accent2" w:themeShade="BF"/>
            <w:sz w:val="18"/>
            <w:szCs w:val="20"/>
            <w:u w:val="single"/>
          </w:rPr>
          <w:delText>numéros de téléphones en cas d’urgence</w:delText>
        </w:r>
      </w:del>
    </w:p>
    <w:p w14:paraId="663CA2F7" w14:textId="09EB896B" w:rsidR="00687533" w:rsidRPr="006B5A5B" w:rsidDel="001C2152" w:rsidRDefault="006B5A5B" w:rsidP="00687533">
      <w:pPr>
        <w:pStyle w:val="Paragraphedeliste"/>
        <w:numPr>
          <w:ilvl w:val="1"/>
          <w:numId w:val="44"/>
        </w:numPr>
        <w:autoSpaceDE w:val="0"/>
        <w:autoSpaceDN w:val="0"/>
        <w:adjustRightInd w:val="0"/>
        <w:spacing w:after="0" w:line="288" w:lineRule="auto"/>
        <w:rPr>
          <w:del w:id="710" w:author="Raymond Jeff (Nter)" w:date="2020-01-13T15:03:00Z"/>
          <w:rFonts w:ascii="Calibri" w:hAnsi="Calibri" w:cs="Calibri"/>
          <w:color w:val="000000"/>
          <w:sz w:val="18"/>
          <w:szCs w:val="20"/>
        </w:rPr>
      </w:pPr>
      <w:del w:id="711" w:author="Raymond Jeff (Nter)" w:date="2020-01-13T15:03:00Z">
        <w:r w:rsidRPr="006B5A5B" w:rsidDel="001C2152">
          <w:rPr>
            <w:rFonts w:ascii="Calibri" w:hAnsi="Calibri" w:cs="Calibri"/>
            <w:color w:val="000000"/>
            <w:sz w:val="18"/>
            <w:szCs w:val="20"/>
          </w:rPr>
          <w:delText>Etc.</w:delText>
        </w:r>
      </w:del>
    </w:p>
    <w:p w14:paraId="23B6FE7D" w14:textId="4EE8B46C" w:rsidR="006B5A5B" w:rsidRPr="006B5A5B" w:rsidDel="001C2152" w:rsidRDefault="006B5A5B" w:rsidP="006B5A5B">
      <w:pPr>
        <w:autoSpaceDE w:val="0"/>
        <w:autoSpaceDN w:val="0"/>
        <w:adjustRightInd w:val="0"/>
        <w:spacing w:after="0" w:line="288" w:lineRule="auto"/>
        <w:ind w:left="708"/>
        <w:rPr>
          <w:del w:id="712" w:author="Raymond Jeff (Nter)" w:date="2020-01-13T15:03:00Z"/>
          <w:rFonts w:ascii="Calibri" w:hAnsi="Calibri" w:cs="Calibri"/>
          <w:color w:val="000000"/>
          <w:sz w:val="20"/>
          <w:szCs w:val="20"/>
        </w:rPr>
      </w:pPr>
      <w:del w:id="713" w:author="Raymond Jeff (Nter)" w:date="2020-01-13T15:03:00Z">
        <w:r w:rsidRPr="006B5A5B" w:rsidDel="001C2152">
          <w:rPr>
            <w:rFonts w:ascii="Calibri" w:hAnsi="Calibri" w:cs="Calibri"/>
            <w:color w:val="000000"/>
            <w:sz w:val="18"/>
            <w:szCs w:val="20"/>
          </w:rPr>
          <w:delText xml:space="preserve">Un microservice qui aurait pour mandat de gérer et d’exposer toutes ces données aurait un modèle de domaine ayant une envergure encore moins importante que le précédent et serait alors encore plus granulaire </w:delText>
        </w:r>
        <w:r w:rsidRPr="007C20C6" w:rsidDel="001C2152">
          <w:rPr>
            <w:rFonts w:ascii="Calibri" w:hAnsi="Calibri" w:cs="Calibri"/>
            <w:b/>
            <w:color w:val="FF0000"/>
            <w:sz w:val="18"/>
            <w:szCs w:val="20"/>
          </w:rPr>
          <w:delText>(granularité +++)</w:delText>
        </w:r>
      </w:del>
    </w:p>
    <w:p w14:paraId="0EF75A91" w14:textId="505E655B" w:rsidR="00155B7C" w:rsidDel="001C2152" w:rsidRDefault="00155B7C" w:rsidP="00687533">
      <w:pPr>
        <w:autoSpaceDE w:val="0"/>
        <w:autoSpaceDN w:val="0"/>
        <w:adjustRightInd w:val="0"/>
        <w:spacing w:after="0" w:line="288" w:lineRule="auto"/>
        <w:rPr>
          <w:del w:id="714" w:author="Raymond Jeff (Nter)" w:date="2020-01-13T15:03:00Z"/>
          <w:rFonts w:ascii="Calibri" w:hAnsi="Calibri" w:cs="Calibri"/>
          <w:color w:val="000000"/>
          <w:sz w:val="18"/>
          <w:szCs w:val="20"/>
        </w:rPr>
      </w:pPr>
    </w:p>
    <w:p w14:paraId="297881E3" w14:textId="0730CF32" w:rsidR="006B5A5B" w:rsidRPr="007C20C6" w:rsidDel="001C2152" w:rsidRDefault="0011190B" w:rsidP="00687533">
      <w:pPr>
        <w:autoSpaceDE w:val="0"/>
        <w:autoSpaceDN w:val="0"/>
        <w:adjustRightInd w:val="0"/>
        <w:spacing w:after="0" w:line="288" w:lineRule="auto"/>
        <w:rPr>
          <w:del w:id="715" w:author="Raymond Jeff (Nter)" w:date="2020-01-13T15:03:00Z"/>
          <w:rFonts w:ascii="Calibri" w:hAnsi="Calibri" w:cs="Calibri"/>
          <w:color w:val="000000"/>
          <w:sz w:val="18"/>
          <w:szCs w:val="20"/>
        </w:rPr>
      </w:pPr>
      <w:del w:id="716" w:author="Raymond Jeff (Nter)" w:date="2020-01-13T15:03:00Z">
        <w:r w:rsidRPr="007C20C6" w:rsidDel="001C2152">
          <w:rPr>
            <w:rFonts w:ascii="Calibri" w:hAnsi="Calibri" w:cs="Calibri"/>
            <w:color w:val="000000"/>
            <w:sz w:val="18"/>
            <w:szCs w:val="20"/>
          </w:rPr>
          <w:delText>L</w:delText>
        </w:r>
        <w:r w:rsidDel="001C2152">
          <w:rPr>
            <w:rFonts w:ascii="Calibri" w:hAnsi="Calibri" w:cs="Calibri"/>
            <w:color w:val="000000"/>
            <w:sz w:val="18"/>
            <w:szCs w:val="20"/>
          </w:rPr>
          <w:delText xml:space="preserve">es groupes d’entités en </w:delText>
        </w:r>
        <w:r w:rsidRPr="007C20C6" w:rsidDel="001C2152">
          <w:rPr>
            <w:rFonts w:ascii="Calibri" w:hAnsi="Calibri" w:cs="Calibri"/>
            <w:color w:val="C45911" w:themeColor="accent2" w:themeShade="BF"/>
            <w:sz w:val="18"/>
            <w:szCs w:val="20"/>
            <w:u w:val="single"/>
          </w:rPr>
          <w:delText>orange et souligné</w:delText>
        </w:r>
        <w:r w:rsidDel="001C2152">
          <w:rPr>
            <w:rFonts w:ascii="Calibri" w:hAnsi="Calibri" w:cs="Calibri"/>
            <w:color w:val="000000"/>
            <w:sz w:val="18"/>
            <w:szCs w:val="20"/>
          </w:rPr>
          <w:delText xml:space="preserve"> ci-dessus sont donc tous des contextes pris à divers degré de granularité.</w:delText>
        </w:r>
      </w:del>
    </w:p>
    <w:p w14:paraId="49D64642" w14:textId="7394D26D" w:rsidR="006B5A5B" w:rsidRPr="00CF6C06" w:rsidDel="001C2152" w:rsidRDefault="006B5A5B" w:rsidP="00687533">
      <w:pPr>
        <w:autoSpaceDE w:val="0"/>
        <w:autoSpaceDN w:val="0"/>
        <w:adjustRightInd w:val="0"/>
        <w:spacing w:after="0" w:line="288" w:lineRule="auto"/>
        <w:rPr>
          <w:del w:id="717" w:author="Raymond Jeff (Nter)" w:date="2020-01-13T15:03:00Z"/>
          <w:rFonts w:ascii="Calibri" w:hAnsi="Calibri" w:cs="Calibri"/>
          <w:color w:val="000000"/>
          <w:sz w:val="18"/>
          <w:szCs w:val="20"/>
        </w:rPr>
      </w:pPr>
      <w:del w:id="718" w:author="Raymond Jeff (Nter)" w:date="2020-01-13T15:03:00Z">
        <w:r w:rsidRPr="00CF6C06" w:rsidDel="001C2152">
          <w:rPr>
            <w:rFonts w:ascii="Calibri" w:hAnsi="Calibri" w:cs="Calibri"/>
            <w:color w:val="000000"/>
            <w:sz w:val="18"/>
            <w:szCs w:val="20"/>
          </w:rPr>
          <w:lastRenderedPageBreak/>
          <w:delText xml:space="preserve">Le défi est de trouver la bonne granularité pour le modèle de </w:delText>
        </w:r>
        <w:r w:rsidR="00CF6C06" w:rsidRPr="00CF6C06" w:rsidDel="001C2152">
          <w:rPr>
            <w:rFonts w:ascii="Calibri" w:hAnsi="Calibri" w:cs="Calibri"/>
            <w:color w:val="000000"/>
            <w:sz w:val="18"/>
            <w:szCs w:val="20"/>
          </w:rPr>
          <w:delText>domaine associé au microservice. C’</w:delText>
        </w:r>
        <w:r w:rsidR="00CF6C06" w:rsidDel="001C2152">
          <w:rPr>
            <w:rFonts w:ascii="Calibri" w:hAnsi="Calibri" w:cs="Calibri"/>
            <w:color w:val="000000"/>
            <w:sz w:val="18"/>
            <w:szCs w:val="20"/>
          </w:rPr>
          <w:delText>est-à-dire le</w:delText>
        </w:r>
        <w:r w:rsidR="00CF6C06" w:rsidRPr="00CF6C06" w:rsidDel="001C2152">
          <w:rPr>
            <w:rFonts w:ascii="Calibri" w:hAnsi="Calibri" w:cs="Calibri"/>
            <w:color w:val="000000"/>
            <w:sz w:val="18"/>
            <w:szCs w:val="20"/>
          </w:rPr>
          <w:delText xml:space="preserve"> bon niveau et la meilleure affinité possible pour les entités de ce contexte d’affaires. </w:delText>
        </w:r>
        <w:r w:rsidR="00CF6C06" w:rsidDel="001C2152">
          <w:rPr>
            <w:rFonts w:ascii="Calibri" w:hAnsi="Calibri" w:cs="Calibri"/>
            <w:color w:val="000000"/>
            <w:sz w:val="18"/>
            <w:szCs w:val="20"/>
          </w:rPr>
          <w:delText xml:space="preserve">Et que </w:delText>
        </w:r>
        <w:r w:rsidRPr="00CF6C06" w:rsidDel="001C2152">
          <w:rPr>
            <w:rFonts w:ascii="Calibri" w:hAnsi="Calibri" w:cs="Calibri"/>
            <w:color w:val="000000"/>
            <w:sz w:val="18"/>
            <w:szCs w:val="20"/>
          </w:rPr>
          <w:delText xml:space="preserve">ce </w:delText>
        </w:r>
        <w:r w:rsidR="00CF6C06" w:rsidDel="001C2152">
          <w:rPr>
            <w:rFonts w:ascii="Calibri" w:hAnsi="Calibri" w:cs="Calibri"/>
            <w:color w:val="000000"/>
            <w:sz w:val="18"/>
            <w:szCs w:val="20"/>
          </w:rPr>
          <w:delText xml:space="preserve">contexte d’affaires et ce </w:delText>
        </w:r>
        <w:r w:rsidRPr="00CF6C06" w:rsidDel="001C2152">
          <w:rPr>
            <w:rFonts w:ascii="Calibri" w:hAnsi="Calibri" w:cs="Calibri"/>
            <w:color w:val="000000"/>
            <w:sz w:val="18"/>
            <w:szCs w:val="20"/>
          </w:rPr>
          <w:delText>modèle de domaine soit idéalement arrimé</w:delText>
        </w:r>
        <w:r w:rsidR="00CF6C06" w:rsidDel="001C2152">
          <w:rPr>
            <w:rFonts w:ascii="Calibri" w:hAnsi="Calibri" w:cs="Calibri"/>
            <w:color w:val="000000"/>
            <w:sz w:val="18"/>
            <w:szCs w:val="20"/>
          </w:rPr>
          <w:delText>s</w:delText>
        </w:r>
        <w:r w:rsidRPr="00CF6C06" w:rsidDel="001C2152">
          <w:rPr>
            <w:rFonts w:ascii="Calibri" w:hAnsi="Calibri" w:cs="Calibri"/>
            <w:color w:val="000000"/>
            <w:sz w:val="18"/>
            <w:szCs w:val="20"/>
          </w:rPr>
          <w:delText xml:space="preserve"> avec </w:delText>
        </w:r>
        <w:r w:rsidR="00CF6C06" w:rsidDel="001C2152">
          <w:rPr>
            <w:rFonts w:ascii="Calibri" w:hAnsi="Calibri" w:cs="Calibri"/>
            <w:color w:val="000000"/>
            <w:sz w:val="18"/>
            <w:szCs w:val="20"/>
          </w:rPr>
          <w:delText xml:space="preserve">une </w:delText>
        </w:r>
        <w:r w:rsidRPr="00224313" w:rsidDel="001C2152">
          <w:rPr>
            <w:rFonts w:ascii="Calibri" w:hAnsi="Calibri" w:cs="Calibri"/>
            <w:color w:val="000000"/>
            <w:sz w:val="18"/>
            <w:szCs w:val="20"/>
            <w:u w:val="single"/>
          </w:rPr>
          <w:delText xml:space="preserve">capacité d’affaires </w:delText>
        </w:r>
        <w:r w:rsidR="00CF6C06" w:rsidRPr="00224313" w:rsidDel="001C2152">
          <w:rPr>
            <w:rFonts w:ascii="Calibri" w:hAnsi="Calibri" w:cs="Calibri"/>
            <w:color w:val="000000"/>
            <w:sz w:val="18"/>
            <w:szCs w:val="20"/>
            <w:u w:val="single"/>
          </w:rPr>
          <w:delText>unique</w:delText>
        </w:r>
        <w:r w:rsidR="00CF6C06" w:rsidDel="001C2152">
          <w:rPr>
            <w:rFonts w:ascii="Calibri" w:hAnsi="Calibri" w:cs="Calibri"/>
            <w:color w:val="000000"/>
            <w:sz w:val="18"/>
            <w:szCs w:val="20"/>
          </w:rPr>
          <w:delText xml:space="preserve"> pour le </w:delText>
        </w:r>
        <w:r w:rsidRPr="00CF6C06" w:rsidDel="001C2152">
          <w:rPr>
            <w:rFonts w:ascii="Calibri" w:hAnsi="Calibri" w:cs="Calibri"/>
            <w:color w:val="000000"/>
            <w:sz w:val="18"/>
            <w:szCs w:val="20"/>
          </w:rPr>
          <w:delText>secteur</w:delText>
        </w:r>
        <w:r w:rsidR="00CF6C06" w:rsidRPr="00CF6C06" w:rsidDel="001C2152">
          <w:rPr>
            <w:rFonts w:ascii="Calibri" w:hAnsi="Calibri" w:cs="Calibri"/>
            <w:color w:val="000000"/>
            <w:sz w:val="18"/>
            <w:szCs w:val="20"/>
          </w:rPr>
          <w:delText>.</w:delText>
        </w:r>
      </w:del>
    </w:p>
    <w:p w14:paraId="78DDD706" w14:textId="2F598E1E" w:rsidR="006B5A5B" w:rsidDel="001C2152" w:rsidRDefault="006B5A5B" w:rsidP="00687533">
      <w:pPr>
        <w:autoSpaceDE w:val="0"/>
        <w:autoSpaceDN w:val="0"/>
        <w:adjustRightInd w:val="0"/>
        <w:spacing w:after="0" w:line="288" w:lineRule="auto"/>
        <w:rPr>
          <w:del w:id="719" w:author="Raymond Jeff (Nter)" w:date="2020-01-13T15:03:00Z"/>
          <w:rFonts w:ascii="Calibri" w:hAnsi="Calibri" w:cs="Calibri"/>
          <w:color w:val="000000"/>
          <w:sz w:val="20"/>
          <w:szCs w:val="20"/>
        </w:rPr>
      </w:pPr>
    </w:p>
    <w:p w14:paraId="62500285" w14:textId="19ADEBBE" w:rsidR="003A569C" w:rsidRPr="00687533" w:rsidDel="001C2152" w:rsidRDefault="003A569C" w:rsidP="00687533">
      <w:pPr>
        <w:rPr>
          <w:del w:id="720" w:author="Raymond Jeff (Nter)" w:date="2020-01-13T15:03:00Z"/>
          <w:sz w:val="20"/>
          <w:szCs w:val="20"/>
        </w:rPr>
      </w:pPr>
    </w:p>
    <w:p w14:paraId="428FA3D8" w14:textId="470B63D9" w:rsidR="006C3941" w:rsidDel="001C2152" w:rsidRDefault="006C3941" w:rsidP="00916649">
      <w:pPr>
        <w:pStyle w:val="Titre3"/>
        <w:rPr>
          <w:del w:id="721" w:author="Raymond Jeff (Nter)" w:date="2020-01-13T15:03:00Z"/>
        </w:rPr>
      </w:pPr>
      <w:bookmarkStart w:id="722" w:name="_Toc27694617"/>
      <w:del w:id="723" w:author="Raymond Jeff (Nter)" w:date="2020-01-13T15:03:00Z">
        <w:r w:rsidDel="001C2152">
          <w:delText>Domaine d’intégration</w:delText>
        </w:r>
        <w:bookmarkEnd w:id="722"/>
        <w:r w:rsidR="00611431" w:rsidDel="001C2152">
          <w:delText xml:space="preserve"> (</w:delText>
        </w:r>
        <w:r w:rsidR="00611431" w:rsidRPr="00611431" w:rsidDel="001C2152">
          <w:rPr>
            <w:i/>
          </w:rPr>
          <w:delText>integration domain</w:delText>
        </w:r>
        <w:r w:rsidR="00611431" w:rsidDel="001C2152">
          <w:delText>)</w:delText>
        </w:r>
      </w:del>
    </w:p>
    <w:p w14:paraId="7F1F66F9" w14:textId="163D0B3A" w:rsidR="00213D8B" w:rsidRPr="00687533" w:rsidDel="001C2152" w:rsidRDefault="006C3941" w:rsidP="006C3941">
      <w:pPr>
        <w:autoSpaceDE w:val="0"/>
        <w:autoSpaceDN w:val="0"/>
        <w:adjustRightInd w:val="0"/>
        <w:spacing w:after="0" w:line="288" w:lineRule="auto"/>
        <w:rPr>
          <w:del w:id="724" w:author="Raymond Jeff (Nter)" w:date="2020-01-13T15:03:00Z"/>
          <w:rFonts w:ascii="Calibri" w:hAnsi="Calibri" w:cs="Calibri"/>
          <w:color w:val="000000"/>
          <w:sz w:val="20"/>
        </w:rPr>
      </w:pPr>
      <w:del w:id="725" w:author="Raymond Jeff (Nter)" w:date="2020-01-13T15:03:00Z">
        <w:r w:rsidRPr="00687533" w:rsidDel="001C2152">
          <w:rPr>
            <w:rFonts w:ascii="Calibri" w:hAnsi="Calibri" w:cs="Calibri"/>
            <w:color w:val="000000"/>
            <w:sz w:val="20"/>
          </w:rPr>
          <w:delText>Le domaine</w:delText>
        </w:r>
        <w:r w:rsidR="00914156" w:rsidRPr="00687533" w:rsidDel="001C2152">
          <w:rPr>
            <w:rFonts w:ascii="Calibri" w:hAnsi="Calibri" w:cs="Calibri"/>
            <w:color w:val="000000"/>
            <w:sz w:val="20"/>
          </w:rPr>
          <w:delText xml:space="preserve"> </w:delText>
        </w:r>
        <w:r w:rsidRPr="00687533" w:rsidDel="001C2152">
          <w:rPr>
            <w:rFonts w:ascii="Calibri" w:hAnsi="Calibri" w:cs="Calibri"/>
            <w:color w:val="000000"/>
            <w:sz w:val="20"/>
          </w:rPr>
          <w:delText>d’intégration est le regroupement</w:delText>
        </w:r>
        <w:r w:rsidR="00213D8B" w:rsidRPr="00687533" w:rsidDel="001C2152">
          <w:rPr>
            <w:rFonts w:ascii="Calibri" w:hAnsi="Calibri" w:cs="Calibri"/>
            <w:color w:val="000000"/>
            <w:sz w:val="20"/>
          </w:rPr>
          <w:delText> :</w:delText>
        </w:r>
      </w:del>
    </w:p>
    <w:p w14:paraId="21903B93" w14:textId="137B6DBC" w:rsidR="00213D8B" w:rsidRPr="00687533" w:rsidDel="001C2152" w:rsidRDefault="006C3941" w:rsidP="00213D8B">
      <w:pPr>
        <w:pStyle w:val="Paragraphedeliste"/>
        <w:numPr>
          <w:ilvl w:val="0"/>
          <w:numId w:val="43"/>
        </w:numPr>
        <w:autoSpaceDE w:val="0"/>
        <w:autoSpaceDN w:val="0"/>
        <w:adjustRightInd w:val="0"/>
        <w:spacing w:after="0" w:line="288" w:lineRule="auto"/>
        <w:rPr>
          <w:del w:id="726" w:author="Raymond Jeff (Nter)" w:date="2020-01-13T15:03:00Z"/>
          <w:rFonts w:ascii="Calibri" w:hAnsi="Calibri" w:cs="Calibri"/>
          <w:color w:val="000000"/>
          <w:sz w:val="20"/>
        </w:rPr>
      </w:pPr>
      <w:del w:id="727" w:author="Raymond Jeff (Nter)" w:date="2020-01-13T15:03:00Z">
        <w:r w:rsidRPr="00687533" w:rsidDel="001C2152">
          <w:rPr>
            <w:rFonts w:ascii="Calibri" w:hAnsi="Calibri" w:cs="Calibri"/>
            <w:color w:val="000000"/>
            <w:sz w:val="20"/>
          </w:rPr>
          <w:delText>d’une ou plusieurs capacité</w:delText>
        </w:r>
        <w:r w:rsidR="00914156" w:rsidRPr="00687533" w:rsidDel="001C2152">
          <w:rPr>
            <w:rFonts w:ascii="Calibri" w:hAnsi="Calibri" w:cs="Calibri"/>
            <w:color w:val="000000"/>
            <w:sz w:val="20"/>
          </w:rPr>
          <w:delText>s</w:delText>
        </w:r>
        <w:r w:rsidRPr="00687533" w:rsidDel="001C2152">
          <w:rPr>
            <w:rFonts w:ascii="Calibri" w:hAnsi="Calibri" w:cs="Calibri"/>
            <w:color w:val="000000"/>
            <w:sz w:val="20"/>
          </w:rPr>
          <w:delText xml:space="preserve"> d’affaires métier </w:delText>
        </w:r>
        <w:r w:rsidR="000A2093" w:rsidDel="001C2152">
          <w:rPr>
            <w:rFonts w:ascii="Calibri" w:hAnsi="Calibri" w:cs="Calibri"/>
            <w:color w:val="000000"/>
            <w:sz w:val="20"/>
          </w:rPr>
          <w:delText>; typiquement en lien avec les domaines d’affaires.</w:delText>
        </w:r>
      </w:del>
    </w:p>
    <w:p w14:paraId="7ACABC2C" w14:textId="48B2D346" w:rsidR="00213D8B" w:rsidRPr="00687533" w:rsidDel="001C2152" w:rsidRDefault="006C3941" w:rsidP="00213D8B">
      <w:pPr>
        <w:autoSpaceDE w:val="0"/>
        <w:autoSpaceDN w:val="0"/>
        <w:adjustRightInd w:val="0"/>
        <w:spacing w:after="0" w:line="288" w:lineRule="auto"/>
        <w:ind w:left="360"/>
        <w:rPr>
          <w:del w:id="728" w:author="Raymond Jeff (Nter)" w:date="2020-01-13T15:03:00Z"/>
          <w:rFonts w:ascii="Calibri" w:hAnsi="Calibri" w:cs="Calibri"/>
          <w:color w:val="000000"/>
          <w:sz w:val="20"/>
        </w:rPr>
      </w:pPr>
      <w:del w:id="729" w:author="Raymond Jeff (Nter)" w:date="2020-01-13T15:03:00Z">
        <w:r w:rsidRPr="00687533" w:rsidDel="001C2152">
          <w:rPr>
            <w:rFonts w:ascii="Calibri" w:hAnsi="Calibri" w:cs="Calibri"/>
            <w:color w:val="000000"/>
            <w:sz w:val="20"/>
          </w:rPr>
          <w:delText xml:space="preserve">ou </w:delText>
        </w:r>
        <w:r w:rsidR="00213D8B" w:rsidRPr="00687533" w:rsidDel="001C2152">
          <w:rPr>
            <w:rFonts w:ascii="Calibri" w:hAnsi="Calibri" w:cs="Calibri"/>
            <w:color w:val="000000"/>
            <w:sz w:val="20"/>
          </w:rPr>
          <w:delText>(exclusif)</w:delText>
        </w:r>
      </w:del>
    </w:p>
    <w:p w14:paraId="1B8D7FCB" w14:textId="70FAF694" w:rsidR="006C3941" w:rsidRPr="00687533" w:rsidDel="001C2152" w:rsidRDefault="00213D8B" w:rsidP="00213D8B">
      <w:pPr>
        <w:pStyle w:val="Paragraphedeliste"/>
        <w:numPr>
          <w:ilvl w:val="0"/>
          <w:numId w:val="43"/>
        </w:numPr>
        <w:autoSpaceDE w:val="0"/>
        <w:autoSpaceDN w:val="0"/>
        <w:adjustRightInd w:val="0"/>
        <w:spacing w:after="0" w:line="288" w:lineRule="auto"/>
        <w:rPr>
          <w:del w:id="730" w:author="Raymond Jeff (Nter)" w:date="2020-01-13T15:03:00Z"/>
          <w:rFonts w:ascii="Calibri" w:hAnsi="Calibri" w:cs="Calibri"/>
          <w:color w:val="000000"/>
          <w:sz w:val="20"/>
        </w:rPr>
      </w:pPr>
      <w:del w:id="731" w:author="Raymond Jeff (Nter)" w:date="2020-01-13T15:03:00Z">
        <w:r w:rsidRPr="00687533" w:rsidDel="001C2152">
          <w:rPr>
            <w:rFonts w:ascii="Calibri" w:hAnsi="Calibri" w:cs="Calibri"/>
            <w:color w:val="000000"/>
            <w:sz w:val="20"/>
          </w:rPr>
          <w:delText xml:space="preserve">d’une ou plusieurs capacités d’affaires </w:delText>
        </w:r>
        <w:r w:rsidR="006C3941" w:rsidRPr="00687533" w:rsidDel="001C2152">
          <w:rPr>
            <w:rFonts w:ascii="Calibri" w:hAnsi="Calibri" w:cs="Calibri"/>
            <w:color w:val="000000"/>
            <w:sz w:val="20"/>
          </w:rPr>
          <w:delText xml:space="preserve">de soutien. </w:delText>
        </w:r>
      </w:del>
    </w:p>
    <w:p w14:paraId="26980CC1" w14:textId="66D28333" w:rsidR="006C3941" w:rsidRPr="00687533" w:rsidDel="001C2152" w:rsidRDefault="006C3941" w:rsidP="006C3941">
      <w:pPr>
        <w:autoSpaceDE w:val="0"/>
        <w:autoSpaceDN w:val="0"/>
        <w:adjustRightInd w:val="0"/>
        <w:spacing w:after="0" w:line="288" w:lineRule="auto"/>
        <w:rPr>
          <w:del w:id="732" w:author="Raymond Jeff (Nter)" w:date="2020-01-13T15:03:00Z"/>
          <w:rFonts w:ascii="Calibri" w:hAnsi="Calibri" w:cs="Calibri"/>
          <w:color w:val="000000"/>
          <w:sz w:val="20"/>
        </w:rPr>
      </w:pPr>
    </w:p>
    <w:p w14:paraId="322E0C60" w14:textId="18DF350A" w:rsidR="006C3941" w:rsidDel="001C2152" w:rsidRDefault="006C3941" w:rsidP="00916649">
      <w:pPr>
        <w:pStyle w:val="Titre3"/>
        <w:rPr>
          <w:del w:id="733" w:author="Raymond Jeff (Nter)" w:date="2020-01-13T15:03:00Z"/>
        </w:rPr>
      </w:pPr>
      <w:bookmarkStart w:id="734" w:name="_Toc27694618"/>
      <w:del w:id="735" w:author="Raymond Jeff (Nter)" w:date="2020-01-13T15:03:00Z">
        <w:r w:rsidDel="001C2152">
          <w:delText>Domaine applicatif</w:delText>
        </w:r>
        <w:bookmarkEnd w:id="734"/>
        <w:r w:rsidR="00611431" w:rsidDel="001C2152">
          <w:delText xml:space="preserve"> (</w:delText>
        </w:r>
        <w:r w:rsidR="00611431" w:rsidRPr="00611431" w:rsidDel="001C2152">
          <w:rPr>
            <w:i/>
          </w:rPr>
          <w:delText>application domain</w:delText>
        </w:r>
        <w:r w:rsidR="00611431" w:rsidDel="001C2152">
          <w:delText>)</w:delText>
        </w:r>
      </w:del>
    </w:p>
    <w:p w14:paraId="2B9D848F" w14:textId="609CB99F" w:rsidR="006C3941" w:rsidRPr="00687533" w:rsidDel="001C2152" w:rsidRDefault="006C3941" w:rsidP="006C3941">
      <w:pPr>
        <w:autoSpaceDE w:val="0"/>
        <w:autoSpaceDN w:val="0"/>
        <w:adjustRightInd w:val="0"/>
        <w:spacing w:after="0" w:line="288" w:lineRule="auto"/>
        <w:rPr>
          <w:del w:id="736" w:author="Raymond Jeff (Nter)" w:date="2020-01-13T15:03:00Z"/>
          <w:rFonts w:ascii="Calibri" w:hAnsi="Calibri" w:cs="Calibri"/>
          <w:color w:val="000000"/>
          <w:sz w:val="20"/>
        </w:rPr>
      </w:pPr>
      <w:del w:id="737" w:author="Raymond Jeff (Nter)" w:date="2020-01-13T15:03:00Z">
        <w:r w:rsidRPr="00687533" w:rsidDel="001C2152">
          <w:rPr>
            <w:rFonts w:ascii="Calibri" w:hAnsi="Calibri" w:cs="Calibri"/>
            <w:color w:val="000000"/>
            <w:sz w:val="20"/>
          </w:rPr>
          <w:delText>Le domaine applicatif peut se définir comme l’implémentation concrète, dans un composant logiciel, d’un</w:delText>
        </w:r>
        <w:r w:rsidR="00BF06D2" w:rsidRPr="00687533" w:rsidDel="001C2152">
          <w:rPr>
            <w:rFonts w:ascii="Calibri" w:hAnsi="Calibri" w:cs="Calibri"/>
            <w:color w:val="000000"/>
            <w:sz w:val="20"/>
          </w:rPr>
          <w:delText>e</w:delText>
        </w:r>
        <w:r w:rsidRPr="00687533" w:rsidDel="001C2152">
          <w:rPr>
            <w:rFonts w:ascii="Calibri" w:hAnsi="Calibri" w:cs="Calibri"/>
            <w:color w:val="000000"/>
            <w:sz w:val="20"/>
          </w:rPr>
          <w:delText xml:space="preserve"> ou plusieurs </w:delText>
        </w:r>
        <w:r w:rsidR="00BF06D2" w:rsidRPr="00687533" w:rsidDel="001C2152">
          <w:rPr>
            <w:rFonts w:ascii="Calibri" w:hAnsi="Calibri" w:cs="Calibri"/>
            <w:color w:val="000000"/>
            <w:sz w:val="20"/>
          </w:rPr>
          <w:delText>capacités</w:delText>
        </w:r>
        <w:r w:rsidRPr="00687533" w:rsidDel="001C2152">
          <w:rPr>
            <w:rFonts w:ascii="Calibri" w:hAnsi="Calibri" w:cs="Calibri"/>
            <w:color w:val="000000"/>
            <w:sz w:val="20"/>
          </w:rPr>
          <w:delText xml:space="preserve"> d’affaires.</w:delText>
        </w:r>
      </w:del>
    </w:p>
    <w:p w14:paraId="54F338F1" w14:textId="778A007E" w:rsidR="006C3941" w:rsidRPr="00687533" w:rsidDel="001C2152" w:rsidRDefault="006C3941" w:rsidP="006C3941">
      <w:pPr>
        <w:autoSpaceDE w:val="0"/>
        <w:autoSpaceDN w:val="0"/>
        <w:adjustRightInd w:val="0"/>
        <w:spacing w:after="0" w:line="288" w:lineRule="auto"/>
        <w:rPr>
          <w:del w:id="738" w:author="Raymond Jeff (Nter)" w:date="2020-01-13T15:03:00Z"/>
          <w:rFonts w:ascii="Calibri" w:hAnsi="Calibri" w:cs="Calibri"/>
          <w:color w:val="000000"/>
          <w:sz w:val="20"/>
        </w:rPr>
      </w:pPr>
    </w:p>
    <w:p w14:paraId="11DC4AF9" w14:textId="0441EC05" w:rsidR="006C3941" w:rsidRPr="00687533" w:rsidDel="001C2152" w:rsidRDefault="006C3941" w:rsidP="006C3941">
      <w:pPr>
        <w:autoSpaceDE w:val="0"/>
        <w:autoSpaceDN w:val="0"/>
        <w:adjustRightInd w:val="0"/>
        <w:spacing w:after="0" w:line="288" w:lineRule="auto"/>
        <w:rPr>
          <w:del w:id="739" w:author="Raymond Jeff (Nter)" w:date="2020-01-13T15:03:00Z"/>
          <w:rFonts w:ascii="Calibri" w:hAnsi="Calibri" w:cs="Calibri"/>
          <w:b/>
          <w:color w:val="000000"/>
          <w:sz w:val="20"/>
          <w:u w:val="single"/>
        </w:rPr>
      </w:pPr>
      <w:del w:id="740" w:author="Raymond Jeff (Nter)" w:date="2020-01-13T15:03:00Z">
        <w:r w:rsidRPr="00687533" w:rsidDel="001C2152">
          <w:rPr>
            <w:rFonts w:ascii="Calibri" w:hAnsi="Calibri" w:cs="Calibri"/>
            <w:b/>
            <w:color w:val="000000"/>
            <w:sz w:val="20"/>
            <w:u w:val="single"/>
          </w:rPr>
          <w:delText>Exemple :</w:delText>
        </w:r>
      </w:del>
    </w:p>
    <w:p w14:paraId="4B34E8A1" w14:textId="7008343C" w:rsidR="006C3941" w:rsidRPr="00687533" w:rsidDel="001C2152" w:rsidRDefault="006C3941" w:rsidP="006C3941">
      <w:pPr>
        <w:autoSpaceDE w:val="0"/>
        <w:autoSpaceDN w:val="0"/>
        <w:adjustRightInd w:val="0"/>
        <w:spacing w:after="0" w:line="288" w:lineRule="auto"/>
        <w:rPr>
          <w:del w:id="741" w:author="Raymond Jeff (Nter)" w:date="2020-01-13T15:03:00Z"/>
          <w:rFonts w:ascii="Calibri" w:hAnsi="Calibri" w:cs="Calibri"/>
          <w:color w:val="000000"/>
          <w:sz w:val="20"/>
        </w:rPr>
      </w:pPr>
      <w:del w:id="742" w:author="Raymond Jeff (Nter)" w:date="2020-01-13T15:03:00Z">
        <w:r w:rsidRPr="00687533" w:rsidDel="001C2152">
          <w:rPr>
            <w:rFonts w:ascii="Calibri" w:hAnsi="Calibri" w:cs="Calibri"/>
            <w:color w:val="000000"/>
            <w:sz w:val="20"/>
          </w:rPr>
          <w:delText>Bijou(SLC)</w:delText>
        </w:r>
      </w:del>
    </w:p>
    <w:p w14:paraId="47CD4ED7" w14:textId="72021143" w:rsidR="006C3941" w:rsidRPr="00687533" w:rsidDel="001C2152" w:rsidRDefault="006C3941" w:rsidP="006C3941">
      <w:pPr>
        <w:autoSpaceDE w:val="0"/>
        <w:autoSpaceDN w:val="0"/>
        <w:adjustRightInd w:val="0"/>
        <w:spacing w:after="0" w:line="288" w:lineRule="auto"/>
        <w:rPr>
          <w:del w:id="743" w:author="Raymond Jeff (Nter)" w:date="2020-01-13T15:03:00Z"/>
          <w:rFonts w:ascii="Calibri" w:hAnsi="Calibri" w:cs="Calibri"/>
          <w:color w:val="000000"/>
          <w:sz w:val="20"/>
        </w:rPr>
      </w:pPr>
      <w:del w:id="744" w:author="Raymond Jeff (Nter)" w:date="2020-01-13T15:03:00Z">
        <w:r w:rsidRPr="00687533" w:rsidDel="001C2152">
          <w:rPr>
            <w:rFonts w:ascii="Calibri" w:hAnsi="Calibri" w:cs="Calibri"/>
            <w:color w:val="000000"/>
            <w:sz w:val="20"/>
          </w:rPr>
          <w:delText>Tout comme la plupart des systèmes patrimoines (</w:delText>
        </w:r>
        <w:r w:rsidRPr="00611431" w:rsidDel="001C2152">
          <w:rPr>
            <w:rFonts w:ascii="Calibri" w:hAnsi="Calibri" w:cs="Calibri"/>
            <w:i/>
            <w:color w:val="000000"/>
            <w:sz w:val="20"/>
          </w:rPr>
          <w:delText>legacy</w:delText>
        </w:r>
        <w:r w:rsidRPr="00687533" w:rsidDel="001C2152">
          <w:rPr>
            <w:rFonts w:ascii="Calibri" w:hAnsi="Calibri" w:cs="Calibri"/>
            <w:color w:val="000000"/>
            <w:sz w:val="20"/>
          </w:rPr>
          <w:delText>), ce systè</w:delText>
        </w:r>
        <w:r w:rsidR="00BF06D2" w:rsidRPr="00687533" w:rsidDel="001C2152">
          <w:rPr>
            <w:rFonts w:ascii="Calibri" w:hAnsi="Calibri" w:cs="Calibri"/>
            <w:color w:val="000000"/>
            <w:sz w:val="20"/>
          </w:rPr>
          <w:delText xml:space="preserve">me possède son propre domaine </w:delText>
        </w:r>
        <w:r w:rsidRPr="00687533" w:rsidDel="001C2152">
          <w:rPr>
            <w:rFonts w:ascii="Calibri" w:hAnsi="Calibri" w:cs="Calibri"/>
            <w:color w:val="000000"/>
            <w:sz w:val="20"/>
          </w:rPr>
          <w:delText>applicatif.  Il gère à la fois :</w:delText>
        </w:r>
      </w:del>
    </w:p>
    <w:p w14:paraId="2A566C97" w14:textId="1920E91F" w:rsidR="006C3941" w:rsidRPr="00687533" w:rsidDel="001C2152" w:rsidRDefault="003B478E" w:rsidP="006C3941">
      <w:pPr>
        <w:numPr>
          <w:ilvl w:val="0"/>
          <w:numId w:val="35"/>
        </w:numPr>
        <w:autoSpaceDE w:val="0"/>
        <w:autoSpaceDN w:val="0"/>
        <w:adjustRightInd w:val="0"/>
        <w:spacing w:after="0" w:line="288" w:lineRule="auto"/>
        <w:ind w:left="720" w:hanging="360"/>
        <w:rPr>
          <w:del w:id="745" w:author="Raymond Jeff (Nter)" w:date="2020-01-13T15:03:00Z"/>
          <w:rFonts w:ascii="Calibri" w:hAnsi="Calibri" w:cs="Calibri"/>
          <w:color w:val="000000"/>
          <w:sz w:val="20"/>
        </w:rPr>
      </w:pPr>
      <w:del w:id="746" w:author="Raymond Jeff (Nter)" w:date="2020-01-13T15:03:00Z">
        <w:r w:rsidRPr="00687533" w:rsidDel="001C2152">
          <w:rPr>
            <w:rFonts w:ascii="Calibri" w:hAnsi="Calibri" w:cs="Calibri"/>
            <w:color w:val="000000"/>
            <w:sz w:val="20"/>
          </w:rPr>
          <w:delText xml:space="preserve">une partie des capacités </w:delText>
        </w:r>
        <w:r w:rsidR="006C3941" w:rsidRPr="00687533" w:rsidDel="001C2152">
          <w:rPr>
            <w:rFonts w:ascii="Calibri" w:hAnsi="Calibri" w:cs="Calibri"/>
            <w:color w:val="000000"/>
            <w:sz w:val="20"/>
          </w:rPr>
          <w:delText>d’affaires Clients (gestion des membres du programme Casino Privilèges) ;</w:delText>
        </w:r>
      </w:del>
    </w:p>
    <w:p w14:paraId="5090B891" w14:textId="650778C5" w:rsidR="006C3941" w:rsidRPr="00687533" w:rsidDel="001C2152" w:rsidRDefault="003B478E" w:rsidP="006C3941">
      <w:pPr>
        <w:numPr>
          <w:ilvl w:val="0"/>
          <w:numId w:val="35"/>
        </w:numPr>
        <w:autoSpaceDE w:val="0"/>
        <w:autoSpaceDN w:val="0"/>
        <w:adjustRightInd w:val="0"/>
        <w:spacing w:after="0" w:line="288" w:lineRule="auto"/>
        <w:ind w:left="720" w:hanging="360"/>
        <w:rPr>
          <w:del w:id="747" w:author="Raymond Jeff (Nter)" w:date="2020-01-13T15:03:00Z"/>
          <w:rFonts w:ascii="Calibri" w:hAnsi="Calibri" w:cs="Calibri"/>
          <w:color w:val="000000"/>
          <w:sz w:val="20"/>
        </w:rPr>
      </w:pPr>
      <w:del w:id="748" w:author="Raymond Jeff (Nter)" w:date="2020-01-13T15:03:00Z">
        <w:r w:rsidRPr="00687533" w:rsidDel="001C2152">
          <w:rPr>
            <w:rFonts w:ascii="Calibri" w:hAnsi="Calibri" w:cs="Calibri"/>
            <w:color w:val="000000"/>
            <w:sz w:val="20"/>
          </w:rPr>
          <w:delText xml:space="preserve">une partie des capacités </w:delText>
        </w:r>
        <w:r w:rsidR="006C3941" w:rsidRPr="00687533" w:rsidDel="001C2152">
          <w:rPr>
            <w:rFonts w:ascii="Calibri" w:hAnsi="Calibri" w:cs="Calibri"/>
            <w:color w:val="000000"/>
            <w:sz w:val="20"/>
          </w:rPr>
          <w:delText xml:space="preserve">d’affaires </w:delText>
        </w:r>
        <w:r w:rsidRPr="00687533" w:rsidDel="001C2152">
          <w:rPr>
            <w:rFonts w:ascii="Calibri" w:hAnsi="Calibri" w:cs="Calibri"/>
            <w:color w:val="000000"/>
            <w:sz w:val="20"/>
          </w:rPr>
          <w:delText>Produits</w:delText>
        </w:r>
        <w:r w:rsidR="006C3941" w:rsidRPr="00687533" w:rsidDel="001C2152">
          <w:rPr>
            <w:rFonts w:ascii="Calibri" w:hAnsi="Calibri" w:cs="Calibri"/>
            <w:color w:val="000000"/>
            <w:sz w:val="20"/>
          </w:rPr>
          <w:delText xml:space="preserve"> (transactions et activités consolidées de jeux tables et Keno provenant des systèmes SIJT et KenoXpert) ;</w:delText>
        </w:r>
      </w:del>
    </w:p>
    <w:p w14:paraId="5B05791A" w14:textId="29574400" w:rsidR="006C3941" w:rsidRPr="00687533" w:rsidDel="001C2152" w:rsidRDefault="003B478E" w:rsidP="006C3941">
      <w:pPr>
        <w:numPr>
          <w:ilvl w:val="0"/>
          <w:numId w:val="35"/>
        </w:numPr>
        <w:autoSpaceDE w:val="0"/>
        <w:autoSpaceDN w:val="0"/>
        <w:adjustRightInd w:val="0"/>
        <w:spacing w:after="0" w:line="288" w:lineRule="auto"/>
        <w:ind w:left="720" w:hanging="360"/>
        <w:rPr>
          <w:del w:id="749" w:author="Raymond Jeff (Nter)" w:date="2020-01-13T15:03:00Z"/>
          <w:rFonts w:ascii="Calibri" w:hAnsi="Calibri" w:cs="Calibri"/>
          <w:color w:val="000000"/>
          <w:sz w:val="20"/>
        </w:rPr>
      </w:pPr>
      <w:del w:id="750" w:author="Raymond Jeff (Nter)" w:date="2020-01-13T15:03:00Z">
        <w:r w:rsidRPr="00687533" w:rsidDel="001C2152">
          <w:rPr>
            <w:rFonts w:ascii="Calibri" w:hAnsi="Calibri" w:cs="Calibri"/>
            <w:color w:val="000000"/>
            <w:sz w:val="20"/>
          </w:rPr>
          <w:delText xml:space="preserve">une partie des capacités </w:delText>
        </w:r>
        <w:r w:rsidR="006C3941" w:rsidRPr="00687533" w:rsidDel="001C2152">
          <w:rPr>
            <w:rFonts w:ascii="Calibri" w:hAnsi="Calibri" w:cs="Calibri"/>
            <w:color w:val="000000"/>
            <w:sz w:val="20"/>
          </w:rPr>
          <w:delText xml:space="preserve">d’affaires </w:delText>
        </w:r>
        <w:r w:rsidRPr="00687533" w:rsidDel="001C2152">
          <w:rPr>
            <w:rFonts w:ascii="Calibri" w:hAnsi="Calibri" w:cs="Calibri"/>
            <w:color w:val="000000"/>
            <w:sz w:val="20"/>
          </w:rPr>
          <w:delText>Marketing</w:delText>
        </w:r>
        <w:r w:rsidR="006C3941" w:rsidRPr="00687533" w:rsidDel="001C2152">
          <w:rPr>
            <w:rFonts w:ascii="Calibri" w:hAnsi="Calibri" w:cs="Calibri"/>
            <w:color w:val="000000"/>
            <w:sz w:val="20"/>
          </w:rPr>
          <w:delText xml:space="preserve"> en lien avec ses modules de reconnaissance (Calcul de points associés aux jeux tables et Keno, Promotions, Gratuités, Offres personnalisées)</w:delText>
        </w:r>
      </w:del>
    </w:p>
    <w:p w14:paraId="7C03BFE5" w14:textId="13D87125" w:rsidR="006C3941" w:rsidRPr="00687533" w:rsidDel="001C2152" w:rsidRDefault="006C3941" w:rsidP="006C3941">
      <w:pPr>
        <w:autoSpaceDE w:val="0"/>
        <w:autoSpaceDN w:val="0"/>
        <w:adjustRightInd w:val="0"/>
        <w:spacing w:after="0" w:line="288" w:lineRule="auto"/>
        <w:ind w:left="360"/>
        <w:rPr>
          <w:del w:id="751" w:author="Raymond Jeff (Nter)" w:date="2020-01-13T15:03:00Z"/>
          <w:rFonts w:ascii="Calibri" w:hAnsi="Calibri" w:cs="Calibri"/>
          <w:color w:val="000000"/>
          <w:sz w:val="20"/>
        </w:rPr>
      </w:pPr>
    </w:p>
    <w:p w14:paraId="36E5B226" w14:textId="7540FB49" w:rsidR="006C3941" w:rsidRPr="00687533" w:rsidDel="001C2152" w:rsidRDefault="006C3941" w:rsidP="006C3941">
      <w:pPr>
        <w:autoSpaceDE w:val="0"/>
        <w:autoSpaceDN w:val="0"/>
        <w:adjustRightInd w:val="0"/>
        <w:spacing w:after="0" w:line="288" w:lineRule="auto"/>
        <w:rPr>
          <w:del w:id="752" w:author="Raymond Jeff (Nter)" w:date="2020-01-13T15:03:00Z"/>
          <w:rFonts w:ascii="Calibri" w:hAnsi="Calibri" w:cs="Calibri"/>
          <w:color w:val="000000"/>
          <w:sz w:val="20"/>
        </w:rPr>
      </w:pPr>
      <w:del w:id="753" w:author="Raymond Jeff (Nter)" w:date="2020-01-13T15:03:00Z">
        <w:r w:rsidRPr="00687533" w:rsidDel="001C2152">
          <w:rPr>
            <w:rFonts w:ascii="Calibri" w:hAnsi="Calibri" w:cs="Calibri"/>
            <w:color w:val="000000"/>
            <w:sz w:val="20"/>
          </w:rPr>
          <w:delText>Lorsque l’on parle des systèmes patrimoines (généralement des « </w:delText>
        </w:r>
        <w:r w:rsidRPr="00392C9B" w:rsidDel="001C2152">
          <w:rPr>
            <w:rFonts w:ascii="Calibri" w:hAnsi="Calibri" w:cs="Calibri"/>
            <w:i/>
            <w:color w:val="000000"/>
            <w:sz w:val="20"/>
          </w:rPr>
          <w:delText>systems of records</w:delText>
        </w:r>
        <w:r w:rsidRPr="00687533" w:rsidDel="001C2152">
          <w:rPr>
            <w:rFonts w:ascii="Calibri" w:hAnsi="Calibri" w:cs="Calibri"/>
            <w:color w:val="000000"/>
            <w:sz w:val="20"/>
          </w:rPr>
          <w:delText xml:space="preserve"> – SOR »), il est plus juste de parler de domaines applicatifs.</w:delText>
        </w:r>
      </w:del>
    </w:p>
    <w:p w14:paraId="24F01C52" w14:textId="58F525A4" w:rsidR="006C3941" w:rsidRPr="00687533" w:rsidDel="001C2152" w:rsidRDefault="006C3941" w:rsidP="006C3941">
      <w:pPr>
        <w:autoSpaceDE w:val="0"/>
        <w:autoSpaceDN w:val="0"/>
        <w:adjustRightInd w:val="0"/>
        <w:spacing w:after="0" w:line="288" w:lineRule="auto"/>
        <w:rPr>
          <w:del w:id="754" w:author="Raymond Jeff (Nter)" w:date="2020-01-13T15:03:00Z"/>
          <w:rFonts w:ascii="Calibri" w:hAnsi="Calibri" w:cs="Calibri"/>
          <w:color w:val="000000"/>
          <w:sz w:val="20"/>
        </w:rPr>
      </w:pPr>
    </w:p>
    <w:p w14:paraId="1503A5F7" w14:textId="44785C10" w:rsidR="006C3941" w:rsidRPr="00687533" w:rsidDel="001C2152" w:rsidRDefault="006C3941" w:rsidP="003B478E">
      <w:pPr>
        <w:autoSpaceDE w:val="0"/>
        <w:autoSpaceDN w:val="0"/>
        <w:adjustRightInd w:val="0"/>
        <w:spacing w:after="0" w:line="288" w:lineRule="auto"/>
        <w:rPr>
          <w:del w:id="755" w:author="Raymond Jeff (Nter)" w:date="2020-01-13T15:03:00Z"/>
          <w:rFonts w:ascii="Calibri" w:hAnsi="Calibri" w:cs="Calibri"/>
          <w:color w:val="000000"/>
          <w:sz w:val="20"/>
        </w:rPr>
      </w:pPr>
      <w:del w:id="756" w:author="Raymond Jeff (Nter)" w:date="2020-01-13T15:03:00Z">
        <w:r w:rsidRPr="00687533" w:rsidDel="001C2152">
          <w:rPr>
            <w:rFonts w:ascii="Calibri" w:hAnsi="Calibri" w:cs="Calibri"/>
            <w:color w:val="000000"/>
            <w:sz w:val="20"/>
          </w:rPr>
          <w:delText xml:space="preserve">Un microservice possède également son domaine applicatif. La particularité est qu’il implémente habituellement </w:delText>
        </w:r>
        <w:r w:rsidR="003B478E" w:rsidRPr="00687533" w:rsidDel="001C2152">
          <w:rPr>
            <w:rFonts w:ascii="Calibri" w:hAnsi="Calibri" w:cs="Calibri"/>
            <w:color w:val="000000"/>
            <w:sz w:val="20"/>
          </w:rPr>
          <w:delText>les</w:delText>
        </w:r>
        <w:r w:rsidRPr="00687533" w:rsidDel="001C2152">
          <w:rPr>
            <w:rFonts w:ascii="Calibri" w:hAnsi="Calibri" w:cs="Calibri"/>
            <w:color w:val="000000"/>
            <w:sz w:val="20"/>
          </w:rPr>
          <w:delText xml:space="preserve"> </w:delText>
        </w:r>
        <w:r w:rsidR="003B478E" w:rsidRPr="00687533" w:rsidDel="001C2152">
          <w:rPr>
            <w:rFonts w:ascii="Calibri" w:hAnsi="Calibri" w:cs="Calibri"/>
            <w:color w:val="000000"/>
            <w:sz w:val="20"/>
          </w:rPr>
          <w:delText xml:space="preserve">capacités d’affaires liées à un contexte bien précis. Si le service adresse plusieurs capacités pour des contextes </w:delText>
        </w:r>
        <w:r w:rsidR="00D2579E" w:rsidRPr="00687533" w:rsidDel="001C2152">
          <w:rPr>
            <w:rFonts w:ascii="Calibri" w:hAnsi="Calibri" w:cs="Calibri"/>
            <w:color w:val="000000"/>
            <w:sz w:val="20"/>
          </w:rPr>
          <w:delText xml:space="preserve">différents et </w:delText>
        </w:r>
        <w:r w:rsidR="003B478E" w:rsidRPr="00687533" w:rsidDel="001C2152">
          <w:rPr>
            <w:rFonts w:ascii="Calibri" w:hAnsi="Calibri" w:cs="Calibri"/>
            <w:color w:val="000000"/>
            <w:sz w:val="20"/>
          </w:rPr>
          <w:delText>de même niveau</w:delText>
        </w:r>
        <w:r w:rsidRPr="00687533" w:rsidDel="001C2152">
          <w:rPr>
            <w:rFonts w:ascii="Calibri" w:hAnsi="Calibri" w:cs="Calibri"/>
            <w:color w:val="000000"/>
            <w:sz w:val="20"/>
          </w:rPr>
          <w:delText>, il devi</w:delText>
        </w:r>
        <w:r w:rsidR="003B478E" w:rsidRPr="00687533" w:rsidDel="001C2152">
          <w:rPr>
            <w:rFonts w:ascii="Calibri" w:hAnsi="Calibri" w:cs="Calibri"/>
            <w:color w:val="000000"/>
            <w:sz w:val="20"/>
          </w:rPr>
          <w:delText xml:space="preserve">ent </w:delText>
        </w:r>
        <w:r w:rsidR="00D2579E" w:rsidRPr="00687533" w:rsidDel="001C2152">
          <w:rPr>
            <w:rFonts w:ascii="Calibri" w:hAnsi="Calibri" w:cs="Calibri"/>
            <w:color w:val="000000"/>
            <w:sz w:val="20"/>
          </w:rPr>
          <w:delText xml:space="preserve">alors </w:delText>
        </w:r>
        <w:r w:rsidR="003B478E" w:rsidRPr="00687533" w:rsidDel="001C2152">
          <w:rPr>
            <w:rFonts w:ascii="Calibri" w:hAnsi="Calibri" w:cs="Calibri"/>
            <w:color w:val="000000"/>
            <w:sz w:val="20"/>
          </w:rPr>
          <w:delText>un mini ou un macroservice.</w:delText>
        </w:r>
      </w:del>
    </w:p>
    <w:p w14:paraId="39B7C153" w14:textId="58709C84" w:rsidR="001305FB" w:rsidRPr="00687533" w:rsidDel="001C2152" w:rsidRDefault="001305FB" w:rsidP="003B478E">
      <w:pPr>
        <w:autoSpaceDE w:val="0"/>
        <w:autoSpaceDN w:val="0"/>
        <w:adjustRightInd w:val="0"/>
        <w:spacing w:after="0" w:line="288" w:lineRule="auto"/>
        <w:rPr>
          <w:del w:id="757" w:author="Raymond Jeff (Nter)" w:date="2020-01-13T15:03:00Z"/>
          <w:rFonts w:ascii="Calibri" w:hAnsi="Calibri" w:cs="Calibri"/>
          <w:color w:val="000000"/>
          <w:sz w:val="20"/>
        </w:rPr>
      </w:pPr>
    </w:p>
    <w:p w14:paraId="50E96F29" w14:textId="00FB2C90" w:rsidR="001305FB" w:rsidRPr="00687533" w:rsidDel="001C2152" w:rsidRDefault="001305FB" w:rsidP="003B478E">
      <w:pPr>
        <w:autoSpaceDE w:val="0"/>
        <w:autoSpaceDN w:val="0"/>
        <w:adjustRightInd w:val="0"/>
        <w:spacing w:after="0" w:line="288" w:lineRule="auto"/>
        <w:rPr>
          <w:del w:id="758" w:author="Raymond Jeff (Nter)" w:date="2020-01-13T15:03:00Z"/>
          <w:rFonts w:ascii="Calibri" w:hAnsi="Calibri" w:cs="Calibri"/>
          <w:color w:val="000000"/>
          <w:sz w:val="20"/>
        </w:rPr>
      </w:pPr>
      <w:del w:id="759" w:author="Raymond Jeff (Nter)" w:date="2020-01-13T15:03:00Z">
        <w:r w:rsidRPr="00687533" w:rsidDel="001C2152">
          <w:rPr>
            <w:rFonts w:ascii="Calibri" w:hAnsi="Calibri" w:cs="Calibri"/>
            <w:color w:val="000000"/>
            <w:sz w:val="20"/>
          </w:rPr>
          <w:delText xml:space="preserve">Puisque Bijou adresse plusieurs capacités d'affaires pour des contextes différents, l’API de domaine </w:delText>
        </w:r>
        <w:r w:rsidR="00704E79" w:rsidRPr="00687533" w:rsidDel="001C2152">
          <w:rPr>
            <w:rFonts w:ascii="Calibri" w:hAnsi="Calibri" w:cs="Calibri"/>
            <w:color w:val="000000"/>
            <w:sz w:val="20"/>
          </w:rPr>
          <w:delText>qui expose les données de Bijou sera</w:delText>
        </w:r>
        <w:r w:rsidR="00224313" w:rsidDel="001C2152">
          <w:rPr>
            <w:rFonts w:ascii="Calibri" w:hAnsi="Calibri" w:cs="Calibri"/>
            <w:color w:val="000000"/>
            <w:sz w:val="20"/>
          </w:rPr>
          <w:delText xml:space="preserve">it alors soit de type macro ou </w:delText>
        </w:r>
        <w:r w:rsidR="00704E79" w:rsidRPr="00687533" w:rsidDel="001C2152">
          <w:rPr>
            <w:rFonts w:ascii="Calibri" w:hAnsi="Calibri" w:cs="Calibri"/>
            <w:color w:val="000000"/>
            <w:sz w:val="20"/>
          </w:rPr>
          <w:delText>mini selon que l’on ait respectivement un seul ou plusieurs API de domaine pour Bijou.</w:delText>
        </w:r>
      </w:del>
    </w:p>
    <w:p w14:paraId="4802AEF3" w14:textId="3EE93002" w:rsidR="006C3941" w:rsidDel="001C2152" w:rsidRDefault="006C3941" w:rsidP="006C3941">
      <w:pPr>
        <w:rPr>
          <w:del w:id="760" w:author="Raymond Jeff (Nter)" w:date="2020-01-13T15:03:00Z"/>
        </w:rPr>
      </w:pPr>
    </w:p>
    <w:p w14:paraId="56CF77C5" w14:textId="3F1FC0CE" w:rsidR="001305FB" w:rsidDel="001C2152" w:rsidRDefault="00DD316C" w:rsidP="006C3941">
      <w:pPr>
        <w:rPr>
          <w:del w:id="761" w:author="Raymond Jeff (Nter)" w:date="2020-01-13T15:03:00Z"/>
        </w:rPr>
      </w:pPr>
      <w:del w:id="762" w:author="Raymond Jeff (Nter)" w:date="2020-01-13T15:03:00Z">
        <w:r w:rsidDel="001C2152">
          <w:rPr>
            <w:rStyle w:val="Marquedecommentaire"/>
          </w:rPr>
          <w:commentReference w:id="763"/>
        </w:r>
      </w:del>
    </w:p>
    <w:p w14:paraId="53C8F69A" w14:textId="4034753B" w:rsidR="001305FB" w:rsidDel="001C2152" w:rsidRDefault="001305FB" w:rsidP="006C3941">
      <w:pPr>
        <w:rPr>
          <w:del w:id="764" w:author="Raymond Jeff (Nter)" w:date="2020-01-13T15:03:00Z"/>
        </w:rPr>
      </w:pPr>
    </w:p>
    <w:p w14:paraId="42BBD20B" w14:textId="37821C78" w:rsidR="001305FB" w:rsidDel="001C2152" w:rsidRDefault="001305FB" w:rsidP="006C3941">
      <w:pPr>
        <w:rPr>
          <w:del w:id="765" w:author="Raymond Jeff (Nter)" w:date="2020-01-13T15:03:00Z"/>
        </w:rPr>
        <w:sectPr w:rsidR="001305FB" w:rsidDel="001C2152" w:rsidSect="003A462E">
          <w:pgSz w:w="12240" w:h="20160" w:code="5"/>
          <w:pgMar w:top="720" w:right="720" w:bottom="720" w:left="720" w:header="708" w:footer="708" w:gutter="0"/>
          <w:cols w:space="708"/>
          <w:docGrid w:linePitch="360"/>
        </w:sectPr>
      </w:pPr>
    </w:p>
    <w:p w14:paraId="5199B3C3" w14:textId="77777777" w:rsidR="00704F2C" w:rsidRDefault="00704F2C" w:rsidP="00704F2C">
      <w:pPr>
        <w:pStyle w:val="Titre2"/>
      </w:pPr>
      <w:bookmarkStart w:id="766" w:name="_Toc27694619"/>
      <w:r>
        <w:lastRenderedPageBreak/>
        <w:t>Lignes directrices URL</w:t>
      </w:r>
      <w:bookmarkEnd w:id="766"/>
    </w:p>
    <w:p w14:paraId="10922F43" w14:textId="77777777" w:rsidR="00704F2C" w:rsidRDefault="00704F2C" w:rsidP="00704F2C">
      <w:pPr>
        <w:spacing w:after="0"/>
      </w:pPr>
    </w:p>
    <w:p w14:paraId="079331A6" w14:textId="77777777" w:rsidR="001D5001" w:rsidRDefault="00704F2C" w:rsidP="00704F2C">
      <w:pPr>
        <w:spacing w:after="0"/>
        <w:rPr>
          <w:color w:val="FF0000"/>
          <w:highlight w:val="yellow"/>
        </w:rPr>
      </w:pPr>
      <w:r w:rsidRPr="00773AF7">
        <w:rPr>
          <w:color w:val="FF0000"/>
          <w:highlight w:val="yellow"/>
        </w:rPr>
        <w:t>À aligner avec les travaux du CSI</w:t>
      </w:r>
      <w:r w:rsidR="00805FF2">
        <w:rPr>
          <w:color w:val="FF0000"/>
          <w:highlight w:val="yellow"/>
        </w:rPr>
        <w:t xml:space="preserve"> </w:t>
      </w:r>
      <w:r w:rsidR="001D5001">
        <w:rPr>
          <w:color w:val="FF0000"/>
          <w:highlight w:val="yellow"/>
        </w:rPr>
        <w:t xml:space="preserve">et architectures réseaux (AWS, rezonage, etc.) </w:t>
      </w:r>
    </w:p>
    <w:p w14:paraId="532BD4A3" w14:textId="34E44FEC" w:rsidR="00704F2C" w:rsidRPr="00773AF7" w:rsidRDefault="001D5001" w:rsidP="00704F2C">
      <w:pPr>
        <w:spacing w:after="0"/>
        <w:rPr>
          <w:highlight w:val="yellow"/>
        </w:rPr>
      </w:pPr>
      <w:r>
        <w:rPr>
          <w:color w:val="FF0000"/>
          <w:highlight w:val="yellow"/>
        </w:rPr>
        <w:t>À</w:t>
      </w:r>
      <w:r w:rsidR="00805FF2">
        <w:rPr>
          <w:color w:val="FF0000"/>
          <w:highlight w:val="yellow"/>
        </w:rPr>
        <w:t xml:space="preserve"> réviser avec DCAA avant adoption</w:t>
      </w:r>
      <w:r w:rsidR="00704F2C" w:rsidRPr="00773AF7">
        <w:rPr>
          <w:color w:val="FF0000"/>
          <w:highlight w:val="yellow"/>
        </w:rPr>
        <w:t>.</w:t>
      </w:r>
    </w:p>
    <w:p w14:paraId="53894D00" w14:textId="77777777" w:rsidR="00704F2C" w:rsidRDefault="00704F2C" w:rsidP="00704F2C">
      <w:pPr>
        <w:spacing w:after="0"/>
      </w:pPr>
    </w:p>
    <w:p w14:paraId="555BE665" w14:textId="77777777" w:rsidR="00704F2C" w:rsidRDefault="00704F2C" w:rsidP="00704F2C">
      <w:pPr>
        <w:spacing w:after="0"/>
      </w:pPr>
      <w:r>
        <w:t xml:space="preserve">Passerelles </w:t>
      </w:r>
    </w:p>
    <w:tbl>
      <w:tblPr>
        <w:tblStyle w:val="Grilledutableau"/>
        <w:tblW w:w="11336" w:type="dxa"/>
        <w:tblLook w:val="04A0" w:firstRow="1" w:lastRow="0" w:firstColumn="1" w:lastColumn="0" w:noHBand="0" w:noVBand="1"/>
      </w:tblPr>
      <w:tblGrid>
        <w:gridCol w:w="2896"/>
        <w:gridCol w:w="5321"/>
        <w:gridCol w:w="1276"/>
        <w:gridCol w:w="1843"/>
      </w:tblGrid>
      <w:tr w:rsidR="00704F2C" w14:paraId="079840A2" w14:textId="77777777" w:rsidTr="00AF7581">
        <w:tc>
          <w:tcPr>
            <w:tcW w:w="2896" w:type="dxa"/>
            <w:shd w:val="clear" w:color="auto" w:fill="BFBFBF" w:themeFill="background1" w:themeFillShade="BF"/>
          </w:tcPr>
          <w:p w14:paraId="41A29206" w14:textId="77777777" w:rsidR="00704F2C" w:rsidRPr="00475D5A" w:rsidRDefault="00704F2C" w:rsidP="00D80A42">
            <w:pPr>
              <w:rPr>
                <w:b/>
              </w:rPr>
            </w:pPr>
            <w:r w:rsidRPr="00475D5A">
              <w:rPr>
                <w:b/>
              </w:rPr>
              <w:t>Uri</w:t>
            </w:r>
          </w:p>
        </w:tc>
        <w:tc>
          <w:tcPr>
            <w:tcW w:w="5321" w:type="dxa"/>
            <w:shd w:val="clear" w:color="auto" w:fill="BFBFBF" w:themeFill="background1" w:themeFillShade="BF"/>
          </w:tcPr>
          <w:p w14:paraId="14C8C826" w14:textId="77777777" w:rsidR="00704F2C" w:rsidRPr="00475D5A" w:rsidRDefault="00704F2C" w:rsidP="00D80A42">
            <w:pPr>
              <w:rPr>
                <w:b/>
              </w:rPr>
            </w:pPr>
            <w:r w:rsidRPr="00475D5A">
              <w:rPr>
                <w:b/>
              </w:rPr>
              <w:t>Description</w:t>
            </w:r>
          </w:p>
        </w:tc>
        <w:tc>
          <w:tcPr>
            <w:tcW w:w="1276" w:type="dxa"/>
            <w:shd w:val="clear" w:color="auto" w:fill="BFBFBF" w:themeFill="background1" w:themeFillShade="BF"/>
          </w:tcPr>
          <w:p w14:paraId="75B316B8" w14:textId="77777777" w:rsidR="00704F2C" w:rsidRPr="00475D5A" w:rsidRDefault="00704F2C" w:rsidP="00D80A42">
            <w:pPr>
              <w:rPr>
                <w:b/>
              </w:rPr>
            </w:pPr>
            <w:r>
              <w:rPr>
                <w:b/>
              </w:rPr>
              <w:t>Zone</w:t>
            </w:r>
          </w:p>
        </w:tc>
        <w:tc>
          <w:tcPr>
            <w:tcW w:w="1843" w:type="dxa"/>
            <w:shd w:val="clear" w:color="auto" w:fill="BFBFBF" w:themeFill="background1" w:themeFillShade="BF"/>
          </w:tcPr>
          <w:p w14:paraId="727B8488" w14:textId="77777777" w:rsidR="00704F2C" w:rsidRPr="00475D5A" w:rsidRDefault="00704F2C" w:rsidP="00D80A42">
            <w:pPr>
              <w:rPr>
                <w:b/>
              </w:rPr>
            </w:pPr>
            <w:r>
              <w:rPr>
                <w:b/>
              </w:rPr>
              <w:t>Flux e</w:t>
            </w:r>
            <w:r w:rsidRPr="00475D5A">
              <w:rPr>
                <w:b/>
              </w:rPr>
              <w:t>ntrant/</w:t>
            </w:r>
            <w:r>
              <w:rPr>
                <w:b/>
              </w:rPr>
              <w:t>s</w:t>
            </w:r>
            <w:r w:rsidRPr="00475D5A">
              <w:rPr>
                <w:b/>
              </w:rPr>
              <w:t>ortant</w:t>
            </w:r>
          </w:p>
        </w:tc>
      </w:tr>
      <w:tr w:rsidR="00704F2C" w14:paraId="439E43C6" w14:textId="77777777" w:rsidTr="00AF7581">
        <w:tc>
          <w:tcPr>
            <w:tcW w:w="2896" w:type="dxa"/>
          </w:tcPr>
          <w:p w14:paraId="76F437A0" w14:textId="720E8E9B" w:rsidR="00704F2C" w:rsidRDefault="001D5001" w:rsidP="00D80A42">
            <w:r>
              <w:t>w</w:t>
            </w:r>
            <w:r w:rsidR="00704F2C">
              <w:t>eb</w:t>
            </w:r>
            <w:r>
              <w:t>-gw</w:t>
            </w:r>
            <w:r w:rsidR="00704F2C">
              <w:t>.lotoquebec.com</w:t>
            </w:r>
          </w:p>
        </w:tc>
        <w:tc>
          <w:tcPr>
            <w:tcW w:w="5321" w:type="dxa"/>
          </w:tcPr>
          <w:p w14:paraId="1206FED9" w14:textId="77777777" w:rsidR="00704F2C" w:rsidRDefault="00704F2C" w:rsidP="00D80A42">
            <w:r>
              <w:t xml:space="preserve">Passerelle de la zone publique (DMZ) destinée aux applications web </w:t>
            </w:r>
          </w:p>
        </w:tc>
        <w:tc>
          <w:tcPr>
            <w:tcW w:w="1276" w:type="dxa"/>
          </w:tcPr>
          <w:p w14:paraId="316B78EA" w14:textId="77777777" w:rsidR="00704F2C" w:rsidRDefault="00704F2C" w:rsidP="00D80A42">
            <w:r>
              <w:t>Publique</w:t>
            </w:r>
          </w:p>
        </w:tc>
        <w:tc>
          <w:tcPr>
            <w:tcW w:w="1843" w:type="dxa"/>
          </w:tcPr>
          <w:p w14:paraId="030A77B0" w14:textId="77777777" w:rsidR="00704F2C" w:rsidRDefault="00704F2C" w:rsidP="00D80A42">
            <w:r>
              <w:t>Entrant</w:t>
            </w:r>
          </w:p>
        </w:tc>
      </w:tr>
      <w:tr w:rsidR="00704F2C" w14:paraId="3A5776AC" w14:textId="77777777" w:rsidTr="00AF7581">
        <w:tc>
          <w:tcPr>
            <w:tcW w:w="2896" w:type="dxa"/>
          </w:tcPr>
          <w:p w14:paraId="299ADC8C" w14:textId="4FB006BC" w:rsidR="00704F2C" w:rsidRDefault="001D5001" w:rsidP="00D80A42">
            <w:r>
              <w:t>m</w:t>
            </w:r>
            <w:r w:rsidR="00704F2C">
              <w:t>obile</w:t>
            </w:r>
            <w:r>
              <w:t>-gw</w:t>
            </w:r>
            <w:r w:rsidR="00704F2C">
              <w:t>.lotoquebec.com</w:t>
            </w:r>
          </w:p>
        </w:tc>
        <w:tc>
          <w:tcPr>
            <w:tcW w:w="5321" w:type="dxa"/>
          </w:tcPr>
          <w:p w14:paraId="350BBAA1" w14:textId="77777777" w:rsidR="00704F2C" w:rsidRDefault="00704F2C" w:rsidP="00D80A42">
            <w:r>
              <w:t xml:space="preserve">Passerelle de la zone publique (DMZ) destinée aux applications mobiles natives </w:t>
            </w:r>
          </w:p>
        </w:tc>
        <w:tc>
          <w:tcPr>
            <w:tcW w:w="1276" w:type="dxa"/>
          </w:tcPr>
          <w:p w14:paraId="1E038F2D" w14:textId="77777777" w:rsidR="00704F2C" w:rsidRDefault="00704F2C" w:rsidP="00D80A42">
            <w:r>
              <w:t>Publique</w:t>
            </w:r>
          </w:p>
        </w:tc>
        <w:tc>
          <w:tcPr>
            <w:tcW w:w="1843" w:type="dxa"/>
          </w:tcPr>
          <w:p w14:paraId="09987F47" w14:textId="77777777" w:rsidR="00704F2C" w:rsidRDefault="00704F2C" w:rsidP="00D80A42">
            <w:r>
              <w:t>Entrant</w:t>
            </w:r>
          </w:p>
        </w:tc>
      </w:tr>
      <w:tr w:rsidR="00704F2C" w14:paraId="2ADC4760" w14:textId="77777777" w:rsidTr="00AF7581">
        <w:tc>
          <w:tcPr>
            <w:tcW w:w="2896" w:type="dxa"/>
          </w:tcPr>
          <w:p w14:paraId="487080F2" w14:textId="1A7BAEF3" w:rsidR="00704F2C" w:rsidRDefault="001D5001" w:rsidP="001D5001">
            <w:r>
              <w:t>public-gw</w:t>
            </w:r>
            <w:r w:rsidR="00704F2C">
              <w:t>.lotoquebec.com</w:t>
            </w:r>
          </w:p>
        </w:tc>
        <w:tc>
          <w:tcPr>
            <w:tcW w:w="5321" w:type="dxa"/>
          </w:tcPr>
          <w:p w14:paraId="1F0FA34D" w14:textId="77777777" w:rsidR="00704F2C" w:rsidRDefault="00704F2C" w:rsidP="00D80A42">
            <w:r>
              <w:t>Passerelle de la zone publique (DMZ) destinée aux applications partenaires</w:t>
            </w:r>
          </w:p>
        </w:tc>
        <w:tc>
          <w:tcPr>
            <w:tcW w:w="1276" w:type="dxa"/>
          </w:tcPr>
          <w:p w14:paraId="35F87D37" w14:textId="77777777" w:rsidR="00704F2C" w:rsidRDefault="00704F2C" w:rsidP="00D80A42">
            <w:r>
              <w:t>Publique</w:t>
            </w:r>
          </w:p>
        </w:tc>
        <w:tc>
          <w:tcPr>
            <w:tcW w:w="1843" w:type="dxa"/>
          </w:tcPr>
          <w:p w14:paraId="18E88252" w14:textId="77777777" w:rsidR="00704F2C" w:rsidRDefault="00704F2C" w:rsidP="00D80A42">
            <w:r>
              <w:t>Entrant</w:t>
            </w:r>
          </w:p>
        </w:tc>
      </w:tr>
      <w:tr w:rsidR="00704F2C" w14:paraId="65EB3FD7" w14:textId="77777777" w:rsidTr="00AF7581">
        <w:tc>
          <w:tcPr>
            <w:tcW w:w="2896" w:type="dxa"/>
          </w:tcPr>
          <w:p w14:paraId="5FAB0191" w14:textId="05C6D8EB" w:rsidR="00704F2C" w:rsidRDefault="004427E7" w:rsidP="004427E7">
            <w:r>
              <w:t>private-</w:t>
            </w:r>
            <w:r w:rsidR="001D5001">
              <w:t>gw</w:t>
            </w:r>
            <w:r w:rsidR="00704F2C">
              <w:t>.loto-quebec.com</w:t>
            </w:r>
          </w:p>
        </w:tc>
        <w:tc>
          <w:tcPr>
            <w:tcW w:w="5321" w:type="dxa"/>
          </w:tcPr>
          <w:p w14:paraId="3E6813C2" w14:textId="77777777" w:rsidR="00704F2C" w:rsidRDefault="00704F2C" w:rsidP="00D80A42">
            <w:r>
              <w:t>Passerelle de la zone privée externe (DMZ)</w:t>
            </w:r>
          </w:p>
        </w:tc>
        <w:tc>
          <w:tcPr>
            <w:tcW w:w="1276" w:type="dxa"/>
          </w:tcPr>
          <w:p w14:paraId="39CACB86" w14:textId="77777777" w:rsidR="00704F2C" w:rsidRDefault="00704F2C" w:rsidP="00D80A42">
            <w:r>
              <w:t>Privée</w:t>
            </w:r>
          </w:p>
        </w:tc>
        <w:tc>
          <w:tcPr>
            <w:tcW w:w="1843" w:type="dxa"/>
          </w:tcPr>
          <w:p w14:paraId="33EEA98C" w14:textId="77777777" w:rsidR="00704F2C" w:rsidRDefault="00704F2C" w:rsidP="00D80A42">
            <w:r>
              <w:t>Sortant</w:t>
            </w:r>
          </w:p>
        </w:tc>
      </w:tr>
      <w:tr w:rsidR="00704F2C" w14:paraId="51EB420C" w14:textId="77777777" w:rsidTr="00AF7581">
        <w:tc>
          <w:tcPr>
            <w:tcW w:w="2896" w:type="dxa"/>
          </w:tcPr>
          <w:p w14:paraId="0CFD0F19" w14:textId="2555AC2F" w:rsidR="00704F2C" w:rsidRDefault="001D5001" w:rsidP="00D80A42">
            <w:r>
              <w:t>gateway</w:t>
            </w:r>
            <w:r w:rsidR="00704F2C">
              <w:t>.lotoquebec.com</w:t>
            </w:r>
          </w:p>
        </w:tc>
        <w:tc>
          <w:tcPr>
            <w:tcW w:w="5321" w:type="dxa"/>
          </w:tcPr>
          <w:p w14:paraId="6338EC73" w14:textId="77777777" w:rsidR="00704F2C" w:rsidRDefault="00704F2C" w:rsidP="00D80A42">
            <w:r>
              <w:t>Passerelle de la zone privée interne (NDMZ)</w:t>
            </w:r>
          </w:p>
        </w:tc>
        <w:tc>
          <w:tcPr>
            <w:tcW w:w="1276" w:type="dxa"/>
          </w:tcPr>
          <w:p w14:paraId="19D3E4BA" w14:textId="77777777" w:rsidR="00704F2C" w:rsidRDefault="00704F2C" w:rsidP="00D80A42">
            <w:r>
              <w:t>Privée</w:t>
            </w:r>
          </w:p>
        </w:tc>
        <w:tc>
          <w:tcPr>
            <w:tcW w:w="1843" w:type="dxa"/>
          </w:tcPr>
          <w:p w14:paraId="70FA6B17" w14:textId="77777777" w:rsidR="00704F2C" w:rsidRDefault="00704F2C" w:rsidP="00D80A42">
            <w:r>
              <w:t>Entrant et sortant</w:t>
            </w:r>
          </w:p>
        </w:tc>
      </w:tr>
    </w:tbl>
    <w:p w14:paraId="4951A764" w14:textId="77777777" w:rsidR="00704F2C" w:rsidRDefault="00704F2C" w:rsidP="00704F2C">
      <w:pPr>
        <w:spacing w:after="0"/>
      </w:pPr>
    </w:p>
    <w:p w14:paraId="5C8F89C8" w14:textId="77777777" w:rsidR="00704F2C" w:rsidRDefault="00704F2C" w:rsidP="00704F2C">
      <w:pPr>
        <w:spacing w:after="0"/>
      </w:pPr>
      <w:r>
        <w:t>APIs</w:t>
      </w:r>
    </w:p>
    <w:tbl>
      <w:tblPr>
        <w:tblStyle w:val="Grilledutableau"/>
        <w:tblW w:w="11335" w:type="dxa"/>
        <w:tblLook w:val="04A0" w:firstRow="1" w:lastRow="0" w:firstColumn="1" w:lastColumn="0" w:noHBand="0" w:noVBand="1"/>
      </w:tblPr>
      <w:tblGrid>
        <w:gridCol w:w="3686"/>
        <w:gridCol w:w="7649"/>
      </w:tblGrid>
      <w:tr w:rsidR="00704F2C" w:rsidRPr="00475D5A" w14:paraId="379D60C2" w14:textId="77777777" w:rsidTr="00AF7581">
        <w:tc>
          <w:tcPr>
            <w:tcW w:w="3686" w:type="dxa"/>
            <w:shd w:val="clear" w:color="auto" w:fill="BFBFBF" w:themeFill="background1" w:themeFillShade="BF"/>
          </w:tcPr>
          <w:p w14:paraId="09A5B16D" w14:textId="77777777" w:rsidR="00704F2C" w:rsidRPr="00475D5A" w:rsidRDefault="00704F2C" w:rsidP="00D80A42">
            <w:pPr>
              <w:rPr>
                <w:b/>
              </w:rPr>
            </w:pPr>
            <w:r w:rsidRPr="00475D5A">
              <w:rPr>
                <w:b/>
              </w:rPr>
              <w:t>Uri</w:t>
            </w:r>
          </w:p>
        </w:tc>
        <w:tc>
          <w:tcPr>
            <w:tcW w:w="7649" w:type="dxa"/>
            <w:shd w:val="clear" w:color="auto" w:fill="BFBFBF" w:themeFill="background1" w:themeFillShade="BF"/>
          </w:tcPr>
          <w:p w14:paraId="34944810" w14:textId="77777777" w:rsidR="00704F2C" w:rsidRPr="00475D5A" w:rsidRDefault="00704F2C" w:rsidP="00D80A42">
            <w:pPr>
              <w:rPr>
                <w:b/>
              </w:rPr>
            </w:pPr>
            <w:r w:rsidRPr="00475D5A">
              <w:rPr>
                <w:b/>
              </w:rPr>
              <w:t>Description</w:t>
            </w:r>
          </w:p>
        </w:tc>
      </w:tr>
      <w:tr w:rsidR="00704F2C" w14:paraId="7872E734" w14:textId="77777777" w:rsidTr="00AF7581">
        <w:tc>
          <w:tcPr>
            <w:tcW w:w="3686" w:type="dxa"/>
          </w:tcPr>
          <w:p w14:paraId="2B95CF3D" w14:textId="77777777" w:rsidR="00704F2C" w:rsidRDefault="00704F2C" w:rsidP="00D80A42">
            <w:r>
              <w:t>api.loto-quebec.com</w:t>
            </w:r>
          </w:p>
        </w:tc>
        <w:tc>
          <w:tcPr>
            <w:tcW w:w="7649" w:type="dxa"/>
          </w:tcPr>
          <w:p w14:paraId="2D3C2C0E" w14:textId="79EA9118" w:rsidR="00704F2C" w:rsidRDefault="002F7CBF" w:rsidP="00D80A42">
            <w:r>
              <w:t>API de domaine</w:t>
            </w:r>
          </w:p>
        </w:tc>
      </w:tr>
      <w:tr w:rsidR="00704F2C" w14:paraId="30BAA94A" w14:textId="77777777" w:rsidTr="00AF7581">
        <w:tc>
          <w:tcPr>
            <w:tcW w:w="3686" w:type="dxa"/>
          </w:tcPr>
          <w:p w14:paraId="6B1CB916" w14:textId="77777777" w:rsidR="00704F2C" w:rsidRDefault="00704F2C" w:rsidP="00D80A42">
            <w:r>
              <w:t>apiapp.loto-quebec.com</w:t>
            </w:r>
          </w:p>
        </w:tc>
        <w:tc>
          <w:tcPr>
            <w:tcW w:w="7649" w:type="dxa"/>
          </w:tcPr>
          <w:p w14:paraId="47F5834B" w14:textId="4FC8C93D" w:rsidR="00704F2C" w:rsidRDefault="00704F2C" w:rsidP="00D80A42">
            <w:r>
              <w:t>API applicative</w:t>
            </w:r>
            <w:r w:rsidR="001D5001">
              <w:t xml:space="preserve">  </w:t>
            </w:r>
            <w:r w:rsidR="001D5001" w:rsidRPr="001D5001">
              <w:rPr>
                <w:color w:val="FF0000"/>
              </w:rPr>
              <w:t xml:space="preserve">(voir impact DNS avec existant) </w:t>
            </w:r>
          </w:p>
        </w:tc>
      </w:tr>
      <w:tr w:rsidR="00704F2C" w14:paraId="52E1C50D" w14:textId="77777777" w:rsidTr="00AF7581">
        <w:tc>
          <w:tcPr>
            <w:tcW w:w="3686" w:type="dxa"/>
          </w:tcPr>
          <w:p w14:paraId="03FD5BF2" w14:textId="77777777" w:rsidR="00704F2C" w:rsidRDefault="00704F2C" w:rsidP="00D80A42">
            <w:r>
              <w:t>apiscq.loto-quebec.com</w:t>
            </w:r>
          </w:p>
        </w:tc>
        <w:tc>
          <w:tcPr>
            <w:tcW w:w="7649" w:type="dxa"/>
          </w:tcPr>
          <w:p w14:paraId="29BD0126" w14:textId="77777777" w:rsidR="00704F2C" w:rsidRDefault="00704F2C" w:rsidP="00D80A42">
            <w:r>
              <w:t>API d’affaires spécifiquement SCQ</w:t>
            </w:r>
          </w:p>
        </w:tc>
      </w:tr>
      <w:tr w:rsidR="00704F2C" w14:paraId="4FBDDE82" w14:textId="77777777" w:rsidTr="00AF7581">
        <w:tc>
          <w:tcPr>
            <w:tcW w:w="3686" w:type="dxa"/>
          </w:tcPr>
          <w:p w14:paraId="3A51710B" w14:textId="77777777" w:rsidR="00704F2C" w:rsidRDefault="00704F2C" w:rsidP="00D80A42">
            <w:r>
              <w:t>apisejq.loto-quebec.com</w:t>
            </w:r>
          </w:p>
        </w:tc>
        <w:tc>
          <w:tcPr>
            <w:tcW w:w="7649" w:type="dxa"/>
          </w:tcPr>
          <w:p w14:paraId="616A8D5C" w14:textId="77777777" w:rsidR="00704F2C" w:rsidRDefault="00704F2C" w:rsidP="00D80A42">
            <w:r>
              <w:t>API d’affaires spécifiquement SEJQ</w:t>
            </w:r>
          </w:p>
        </w:tc>
      </w:tr>
      <w:tr w:rsidR="00704F2C" w14:paraId="4B2146FE" w14:textId="77777777" w:rsidTr="00AF7581">
        <w:tc>
          <w:tcPr>
            <w:tcW w:w="3686" w:type="dxa"/>
          </w:tcPr>
          <w:p w14:paraId="420E0422" w14:textId="77777777" w:rsidR="00704F2C" w:rsidRDefault="00704F2C" w:rsidP="00D80A42">
            <w:r>
              <w:t>apilq.loto-quebec.com</w:t>
            </w:r>
          </w:p>
        </w:tc>
        <w:tc>
          <w:tcPr>
            <w:tcW w:w="7649" w:type="dxa"/>
          </w:tcPr>
          <w:p w14:paraId="2EC15D33" w14:textId="77777777" w:rsidR="00704F2C" w:rsidRDefault="00704F2C" w:rsidP="00D80A42">
            <w:r>
              <w:t>API d’affaires spécifiquement LQ</w:t>
            </w:r>
          </w:p>
        </w:tc>
      </w:tr>
      <w:tr w:rsidR="00704F2C" w14:paraId="77917F6B" w14:textId="77777777" w:rsidTr="00AF7581">
        <w:tc>
          <w:tcPr>
            <w:tcW w:w="3686" w:type="dxa"/>
          </w:tcPr>
          <w:p w14:paraId="56AD5377" w14:textId="085DA35B" w:rsidR="00704F2C" w:rsidRDefault="00C13DCF" w:rsidP="00D80A42">
            <w:r>
              <w:t>apiaff</w:t>
            </w:r>
            <w:r w:rsidR="00704F2C">
              <w:t>.loto-quebec.com</w:t>
            </w:r>
          </w:p>
        </w:tc>
        <w:tc>
          <w:tcPr>
            <w:tcW w:w="7649" w:type="dxa"/>
          </w:tcPr>
          <w:p w14:paraId="5267EA39" w14:textId="77777777" w:rsidR="00704F2C" w:rsidRDefault="00704F2C" w:rsidP="00D80A42">
            <w:r>
              <w:t>API d’affaires corporative Loto-Québec</w:t>
            </w:r>
          </w:p>
        </w:tc>
      </w:tr>
      <w:tr w:rsidR="00704F2C" w14:paraId="20835F66" w14:textId="77777777" w:rsidTr="00AF7581">
        <w:tc>
          <w:tcPr>
            <w:tcW w:w="3686" w:type="dxa"/>
          </w:tcPr>
          <w:p w14:paraId="23D22F99" w14:textId="6EF2A470" w:rsidR="00704F2C" w:rsidRPr="004427E7" w:rsidRDefault="001D5001" w:rsidP="00D80A42">
            <w:pPr>
              <w:rPr>
                <w:color w:val="FF0000"/>
              </w:rPr>
            </w:pPr>
            <w:r w:rsidRPr="004427E7">
              <w:rPr>
                <w:color w:val="FF0000"/>
              </w:rPr>
              <w:t>apipub</w:t>
            </w:r>
            <w:r w:rsidR="00704F2C" w:rsidRPr="004427E7">
              <w:rPr>
                <w:color w:val="FF0000"/>
              </w:rPr>
              <w:t>.loto-quebec.com</w:t>
            </w:r>
          </w:p>
        </w:tc>
        <w:tc>
          <w:tcPr>
            <w:tcW w:w="7649" w:type="dxa"/>
          </w:tcPr>
          <w:p w14:paraId="5178C0A5" w14:textId="7C0075CF" w:rsidR="00704F2C" w:rsidRPr="004427E7" w:rsidRDefault="00704F2C" w:rsidP="001D5001">
            <w:pPr>
              <w:rPr>
                <w:color w:val="FF0000"/>
              </w:rPr>
            </w:pPr>
            <w:r w:rsidRPr="004427E7">
              <w:rPr>
                <w:color w:val="FF0000"/>
              </w:rPr>
              <w:t xml:space="preserve">API </w:t>
            </w:r>
            <w:r w:rsidR="001D5001" w:rsidRPr="004427E7">
              <w:rPr>
                <w:color w:val="FF0000"/>
              </w:rPr>
              <w:t>public (entreprise)</w:t>
            </w:r>
            <w:r w:rsidRPr="004427E7">
              <w:rPr>
                <w:color w:val="FF0000"/>
              </w:rPr>
              <w:t xml:space="preserve"> Loto-Québec</w:t>
            </w:r>
          </w:p>
        </w:tc>
      </w:tr>
      <w:tr w:rsidR="00704F2C" w14:paraId="7F3EADEF" w14:textId="77777777" w:rsidTr="00AF7581">
        <w:tc>
          <w:tcPr>
            <w:tcW w:w="3686" w:type="dxa"/>
          </w:tcPr>
          <w:p w14:paraId="6AEF7D48" w14:textId="043D32AE" w:rsidR="00704F2C" w:rsidRPr="008B4422" w:rsidRDefault="00704F2C" w:rsidP="00D80A42">
            <w:pPr>
              <w:rPr>
                <w:strike/>
                <w:rPrChange w:id="767" w:author="Raymond Jeff (Nter)" w:date="2020-01-13T13:30:00Z">
                  <w:rPr/>
                </w:rPrChange>
              </w:rPr>
            </w:pPr>
            <w:r w:rsidRPr="008B4422">
              <w:rPr>
                <w:strike/>
                <w:rPrChange w:id="768" w:author="Raymond Jeff (Nter)" w:date="2020-01-13T13:30:00Z">
                  <w:rPr/>
                </w:rPrChange>
              </w:rPr>
              <w:t>bff.loto-quebec.com</w:t>
            </w:r>
          </w:p>
        </w:tc>
        <w:tc>
          <w:tcPr>
            <w:tcW w:w="7649" w:type="dxa"/>
          </w:tcPr>
          <w:p w14:paraId="00A619F6" w14:textId="29121929" w:rsidR="00704F2C" w:rsidRPr="008B4422" w:rsidRDefault="00704F2C" w:rsidP="00D80A42">
            <w:pPr>
              <w:rPr>
                <w:strike/>
                <w:rPrChange w:id="769" w:author="Raymond Jeff (Nter)" w:date="2020-01-13T13:30:00Z">
                  <w:rPr/>
                </w:rPrChange>
              </w:rPr>
            </w:pPr>
            <w:r w:rsidRPr="008B4422">
              <w:rPr>
                <w:strike/>
                <w:rPrChange w:id="770" w:author="Raymond Jeff (Nter)" w:date="2020-01-13T13:30:00Z">
                  <w:rPr/>
                </w:rPrChange>
              </w:rPr>
              <w:t>API de canal, incluant les API bidirectionnels (Websockets, service workers, etc.)</w:t>
            </w:r>
          </w:p>
        </w:tc>
      </w:tr>
      <w:tr w:rsidR="00704F2C" w14:paraId="7AEBBACC" w14:textId="77777777" w:rsidTr="00AF7581">
        <w:tc>
          <w:tcPr>
            <w:tcW w:w="3686" w:type="dxa"/>
          </w:tcPr>
          <w:p w14:paraId="22A3932D" w14:textId="77777777" w:rsidR="00704F2C" w:rsidRPr="008B418B" w:rsidRDefault="00704F2C" w:rsidP="00D80A42">
            <w:pPr>
              <w:rPr>
                <w:color w:val="FF0000"/>
              </w:rPr>
            </w:pPr>
            <w:r w:rsidRPr="008B418B">
              <w:rPr>
                <w:color w:val="FF0000"/>
              </w:rPr>
              <w:t>eda.loto-quebec.com</w:t>
            </w:r>
          </w:p>
        </w:tc>
        <w:tc>
          <w:tcPr>
            <w:tcW w:w="7649" w:type="dxa"/>
          </w:tcPr>
          <w:p w14:paraId="7851F332" w14:textId="77777777" w:rsidR="00704F2C" w:rsidRPr="008B418B" w:rsidRDefault="00704F2C" w:rsidP="00D80A42">
            <w:pPr>
              <w:rPr>
                <w:color w:val="FF0000"/>
              </w:rPr>
            </w:pPr>
            <w:r w:rsidRPr="008B418B">
              <w:rPr>
                <w:color w:val="FF0000"/>
              </w:rPr>
              <w:t>API applicative événementielle</w:t>
            </w:r>
            <w:r>
              <w:rPr>
                <w:color w:val="FF0000"/>
              </w:rPr>
              <w:t xml:space="preserve"> (voir si requis.  Est-ce qu’on ne pourrait pas utiliser apiapp.loto-quebec.com ?)</w:t>
            </w:r>
          </w:p>
        </w:tc>
      </w:tr>
      <w:tr w:rsidR="00704F2C" w14:paraId="0EFB0D80" w14:textId="77777777" w:rsidTr="00AF7581">
        <w:tc>
          <w:tcPr>
            <w:tcW w:w="3686" w:type="dxa"/>
          </w:tcPr>
          <w:p w14:paraId="406A2B35" w14:textId="77777777" w:rsidR="00704F2C" w:rsidRDefault="00704F2C" w:rsidP="00D80A42">
            <w:r>
              <w:t>webapp.loto-quebec.com</w:t>
            </w:r>
          </w:p>
        </w:tc>
        <w:tc>
          <w:tcPr>
            <w:tcW w:w="7649" w:type="dxa"/>
          </w:tcPr>
          <w:p w14:paraId="440856E9" w14:textId="77777777" w:rsidR="00704F2C" w:rsidRDefault="00704F2C" w:rsidP="00D80A42">
            <w:r>
              <w:t>Applications web</w:t>
            </w:r>
          </w:p>
        </w:tc>
      </w:tr>
      <w:tr w:rsidR="00704F2C" w14:paraId="7C0B35D3" w14:textId="77777777" w:rsidTr="00AF7581">
        <w:tc>
          <w:tcPr>
            <w:tcW w:w="3686" w:type="dxa"/>
          </w:tcPr>
          <w:p w14:paraId="5041ADB5" w14:textId="77777777" w:rsidR="00704F2C" w:rsidRDefault="00704F2C" w:rsidP="00D80A42">
            <w:r>
              <w:t>mobileapp.loto-quebec.com</w:t>
            </w:r>
          </w:p>
        </w:tc>
        <w:tc>
          <w:tcPr>
            <w:tcW w:w="7649" w:type="dxa"/>
          </w:tcPr>
          <w:p w14:paraId="02B1DA2A" w14:textId="77777777" w:rsidR="00704F2C" w:rsidRDefault="00704F2C" w:rsidP="00D80A42">
            <w:r>
              <w:t>Applications mobiles</w:t>
            </w:r>
          </w:p>
        </w:tc>
      </w:tr>
    </w:tbl>
    <w:p w14:paraId="551CE52D" w14:textId="77777777" w:rsidR="00704F2C" w:rsidRDefault="00704F2C" w:rsidP="00704F2C">
      <w:pPr>
        <w:spacing w:after="0"/>
      </w:pPr>
    </w:p>
    <w:p w14:paraId="5090D420" w14:textId="28DAA352" w:rsidR="00704F2C" w:rsidRDefault="007A3F25" w:rsidP="00704F2C">
      <w:pPr>
        <w:spacing w:after="0"/>
      </w:pPr>
      <w:r>
        <w:t>Référence</w:t>
      </w:r>
      <w:r w:rsidR="00704F2C">
        <w:t> :</w:t>
      </w:r>
    </w:p>
    <w:p w14:paraId="5F26B53A" w14:textId="77777777" w:rsidR="00704F2C" w:rsidRDefault="00704F2C" w:rsidP="00704F2C">
      <w:pPr>
        <w:spacing w:after="0"/>
        <w:rPr>
          <w:rStyle w:val="Lienhypertexte"/>
        </w:rPr>
      </w:pPr>
      <w:r>
        <w:t>Conventions de nommage et meilleures pratiques de conception d’un API</w:t>
      </w:r>
    </w:p>
    <w:p w14:paraId="6B035799" w14:textId="77777777" w:rsidR="00704F2C" w:rsidRDefault="00883552" w:rsidP="00704F2C">
      <w:pPr>
        <w:pStyle w:val="Paragraphedeliste"/>
        <w:numPr>
          <w:ilvl w:val="0"/>
          <w:numId w:val="15"/>
        </w:numPr>
        <w:spacing w:after="0"/>
      </w:pPr>
      <w:hyperlink r:id="rId32" w:history="1">
        <w:r w:rsidR="00704F2C">
          <w:rPr>
            <w:rStyle w:val="Lienhypertexte"/>
          </w:rPr>
          <w:t>https://docs.microsoft.com/en-us/azure/architecture/best-practices/api-design</w:t>
        </w:r>
      </w:hyperlink>
    </w:p>
    <w:p w14:paraId="7A446723" w14:textId="77777777" w:rsidR="00704F2C" w:rsidRDefault="00883552" w:rsidP="00704F2C">
      <w:pPr>
        <w:pStyle w:val="Paragraphedeliste"/>
        <w:numPr>
          <w:ilvl w:val="0"/>
          <w:numId w:val="15"/>
        </w:numPr>
        <w:spacing w:after="0"/>
      </w:pPr>
      <w:hyperlink r:id="rId33" w:history="1">
        <w:r w:rsidR="00704F2C">
          <w:rPr>
            <w:rStyle w:val="Lienhypertexte"/>
          </w:rPr>
          <w:t>https://cloud.google.com/apis/design/</w:t>
        </w:r>
      </w:hyperlink>
    </w:p>
    <w:p w14:paraId="2D35B2E9" w14:textId="77777777" w:rsidR="00704F2C" w:rsidRPr="00A71698" w:rsidRDefault="00883552" w:rsidP="00704F2C">
      <w:pPr>
        <w:pStyle w:val="Paragraphedeliste"/>
        <w:numPr>
          <w:ilvl w:val="0"/>
          <w:numId w:val="15"/>
        </w:numPr>
        <w:spacing w:after="0"/>
        <w:rPr>
          <w:rStyle w:val="Lienhypertexte"/>
          <w:color w:val="auto"/>
          <w:u w:val="none"/>
        </w:rPr>
      </w:pPr>
      <w:hyperlink r:id="rId34" w:history="1">
        <w:r w:rsidR="00704F2C">
          <w:rPr>
            <w:rStyle w:val="Lienhypertexte"/>
          </w:rPr>
          <w:t>https://restfulapi.net/resource-naming/</w:t>
        </w:r>
      </w:hyperlink>
    </w:p>
    <w:p w14:paraId="001D5E9A" w14:textId="77777777" w:rsidR="00704F2C" w:rsidRDefault="00704F2C" w:rsidP="00704F2C">
      <w:pPr>
        <w:pStyle w:val="Paragraphedeliste"/>
        <w:spacing w:after="0"/>
      </w:pPr>
    </w:p>
    <w:p w14:paraId="01C2F824" w14:textId="77777777" w:rsidR="00704F2C" w:rsidRDefault="00704F2C" w:rsidP="00704F2C"/>
    <w:p w14:paraId="1CD8790B" w14:textId="77777777" w:rsidR="00AF7581" w:rsidRDefault="00AF7581">
      <w:pPr>
        <w:sectPr w:rsidR="00AF7581" w:rsidSect="003A462E">
          <w:pgSz w:w="12240" w:h="20160" w:code="5"/>
          <w:pgMar w:top="720" w:right="720" w:bottom="720" w:left="720" w:header="708" w:footer="708" w:gutter="0"/>
          <w:cols w:space="708"/>
          <w:docGrid w:linePitch="360"/>
        </w:sectPr>
      </w:pPr>
      <w:r>
        <w:br w:type="page"/>
      </w:r>
    </w:p>
    <w:p w14:paraId="4DD1AF73" w14:textId="39A57DD0" w:rsidR="00AF7581" w:rsidRDefault="00AF7581" w:rsidP="00AF7581">
      <w:pPr>
        <w:spacing w:after="0"/>
      </w:pPr>
    </w:p>
    <w:p w14:paraId="2FB6276A" w14:textId="77777777" w:rsidR="00704F2C" w:rsidRPr="00B576F4" w:rsidRDefault="00704F2C" w:rsidP="003713EB">
      <w:pPr>
        <w:pStyle w:val="Titre3"/>
      </w:pPr>
      <w:bookmarkStart w:id="771" w:name="_Toc27694620"/>
      <w:r w:rsidRPr="00B576F4">
        <w:t xml:space="preserve">Exemple concret : identité d’un client (à partir de différent contexte – </w:t>
      </w:r>
      <w:r w:rsidRPr="00B576F4">
        <w:rPr>
          <w:i/>
        </w:rPr>
        <w:t>binding context</w:t>
      </w:r>
      <w:r w:rsidRPr="00B576F4">
        <w:t>)</w:t>
      </w:r>
      <w:bookmarkEnd w:id="771"/>
    </w:p>
    <w:p w14:paraId="7A12E768" w14:textId="77777777" w:rsidR="00704F2C" w:rsidRPr="00B576F4" w:rsidRDefault="00704F2C" w:rsidP="00704F2C">
      <w:pPr>
        <w:spacing w:after="0"/>
        <w:rPr>
          <w:color w:val="FF0000"/>
        </w:rPr>
      </w:pPr>
      <w:r w:rsidRPr="00B576F4">
        <w:rPr>
          <w:color w:val="FF0000"/>
        </w:rPr>
        <w:t xml:space="preserve">Le tableau suivant présente différentes routes exposant l’information touchant l’identité d’un client Loto-Québec.  </w:t>
      </w:r>
    </w:p>
    <w:p w14:paraId="42447FE6" w14:textId="77777777" w:rsidR="00704F2C" w:rsidRPr="00B576F4" w:rsidRDefault="00704F2C" w:rsidP="00704F2C">
      <w:pPr>
        <w:spacing w:after="0"/>
        <w:rPr>
          <w:color w:val="FF0000"/>
        </w:rPr>
      </w:pPr>
      <w:r w:rsidRPr="00B576F4">
        <w:rPr>
          <w:color w:val="FF0000"/>
        </w:rPr>
        <w:t xml:space="preserve">Chaque route expose l’accès à l’identité du client en fonction du modèle/contexte qui est propre à son domaine ou sous-domaine. </w:t>
      </w:r>
    </w:p>
    <w:p w14:paraId="58EB6735" w14:textId="77777777" w:rsidR="00704F2C" w:rsidRPr="00B576F4" w:rsidRDefault="00704F2C" w:rsidP="00704F2C">
      <w:pPr>
        <w:spacing w:after="0"/>
        <w:rPr>
          <w:color w:val="FF0000"/>
        </w:rPr>
      </w:pPr>
      <w:r w:rsidRPr="00B576F4">
        <w:rPr>
          <w:color w:val="FF0000"/>
        </w:rPr>
        <w:t>Les exemples décrits sont fictifs mais permettre néanmoins d’illustrer l’approche proposée.</w:t>
      </w:r>
    </w:p>
    <w:tbl>
      <w:tblPr>
        <w:tblStyle w:val="Grilledutableau"/>
        <w:tblW w:w="18038" w:type="dxa"/>
        <w:tblLook w:val="04A0" w:firstRow="1" w:lastRow="0" w:firstColumn="1" w:lastColumn="0" w:noHBand="0" w:noVBand="1"/>
      </w:tblPr>
      <w:tblGrid>
        <w:gridCol w:w="5675"/>
        <w:gridCol w:w="7572"/>
        <w:gridCol w:w="1571"/>
        <w:gridCol w:w="1762"/>
        <w:gridCol w:w="1458"/>
      </w:tblGrid>
      <w:tr w:rsidR="00DC1464" w14:paraId="6433144F" w14:textId="77777777" w:rsidTr="00DC1464">
        <w:tc>
          <w:tcPr>
            <w:tcW w:w="5675" w:type="dxa"/>
            <w:shd w:val="clear" w:color="auto" w:fill="D9D9D9" w:themeFill="background1" w:themeFillShade="D9"/>
          </w:tcPr>
          <w:p w14:paraId="59E32F20" w14:textId="77777777" w:rsidR="00DC1464" w:rsidRPr="0081281E" w:rsidRDefault="00DC1464" w:rsidP="00D80A42">
            <w:pPr>
              <w:rPr>
                <w:b/>
              </w:rPr>
            </w:pPr>
            <w:r w:rsidRPr="0081281E">
              <w:rPr>
                <w:b/>
              </w:rPr>
              <w:t>URL</w:t>
            </w:r>
            <w:r>
              <w:rPr>
                <w:b/>
              </w:rPr>
              <w:t xml:space="preserve"> </w:t>
            </w:r>
            <w:r w:rsidRPr="004C7708">
              <w:rPr>
                <w:b/>
                <w:sz w:val="16"/>
                <w:u w:val="single"/>
              </w:rPr>
              <w:t>(à titre indicatif seulement</w:t>
            </w:r>
            <w:r>
              <w:rPr>
                <w:b/>
                <w:sz w:val="16"/>
                <w:u w:val="single"/>
              </w:rPr>
              <w:t xml:space="preserve"> ; sert à illustrer le propos</w:t>
            </w:r>
            <w:r w:rsidRPr="004C7708">
              <w:rPr>
                <w:b/>
                <w:sz w:val="16"/>
                <w:u w:val="single"/>
              </w:rPr>
              <w:t>)</w:t>
            </w:r>
          </w:p>
        </w:tc>
        <w:tc>
          <w:tcPr>
            <w:tcW w:w="7572" w:type="dxa"/>
            <w:shd w:val="clear" w:color="auto" w:fill="D9D9D9" w:themeFill="background1" w:themeFillShade="D9"/>
          </w:tcPr>
          <w:p w14:paraId="7B93B46A" w14:textId="77777777" w:rsidR="00DC1464" w:rsidRPr="0081281E" w:rsidRDefault="00DC1464" w:rsidP="00D80A42">
            <w:pPr>
              <w:rPr>
                <w:b/>
              </w:rPr>
            </w:pPr>
            <w:r w:rsidRPr="0081281E">
              <w:rPr>
                <w:b/>
              </w:rPr>
              <w:t>Détail</w:t>
            </w:r>
          </w:p>
        </w:tc>
        <w:tc>
          <w:tcPr>
            <w:tcW w:w="1571" w:type="dxa"/>
            <w:shd w:val="clear" w:color="auto" w:fill="D9D9D9" w:themeFill="background1" w:themeFillShade="D9"/>
          </w:tcPr>
          <w:p w14:paraId="6C7D45E2" w14:textId="77777777" w:rsidR="00DC1464" w:rsidRDefault="00DC1464" w:rsidP="00D80A42">
            <w:pPr>
              <w:rPr>
                <w:b/>
              </w:rPr>
            </w:pPr>
            <w:r>
              <w:rPr>
                <w:b/>
              </w:rPr>
              <w:t>Zone</w:t>
            </w:r>
          </w:p>
          <w:p w14:paraId="1CEEE737" w14:textId="77777777" w:rsidR="00DC1464" w:rsidRDefault="00DC1464" w:rsidP="00D80A42">
            <w:pPr>
              <w:rPr>
                <w:rFonts w:ascii="Courier New" w:hAnsi="Courier New" w:cs="Courier New"/>
                <w:color w:val="000000"/>
                <w:sz w:val="16"/>
                <w:szCs w:val="16"/>
              </w:rPr>
            </w:pPr>
            <w:r w:rsidRPr="00EB19DB">
              <w:rPr>
                <w:rFonts w:ascii="Courier New" w:hAnsi="Courier New" w:cs="Courier New"/>
                <w:color w:val="000000"/>
                <w:sz w:val="16"/>
                <w:szCs w:val="16"/>
              </w:rPr>
              <w:t>Privée</w:t>
            </w:r>
          </w:p>
          <w:p w14:paraId="1428E30E"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Publique</w:t>
            </w:r>
          </w:p>
          <w:p w14:paraId="7F9B3ACB" w14:textId="77777777" w:rsidR="00DC1464" w:rsidRPr="0081281E" w:rsidRDefault="00DC1464" w:rsidP="00D80A42">
            <w:pPr>
              <w:rPr>
                <w:b/>
              </w:rPr>
            </w:pPr>
            <w:r>
              <w:rPr>
                <w:rFonts w:ascii="Courier New" w:hAnsi="Courier New" w:cs="Courier New"/>
                <w:color w:val="000000"/>
                <w:sz w:val="16"/>
                <w:szCs w:val="16"/>
              </w:rPr>
              <w:t>Privée externe</w:t>
            </w:r>
          </w:p>
        </w:tc>
        <w:tc>
          <w:tcPr>
            <w:tcW w:w="1762" w:type="dxa"/>
            <w:shd w:val="clear" w:color="auto" w:fill="D9D9D9" w:themeFill="background1" w:themeFillShade="D9"/>
          </w:tcPr>
          <w:p w14:paraId="012B6C1F" w14:textId="77777777" w:rsidR="00DC1464" w:rsidRDefault="00DC1464" w:rsidP="00D80A42">
            <w:pPr>
              <w:rPr>
                <w:b/>
              </w:rPr>
            </w:pPr>
            <w:r>
              <w:rPr>
                <w:b/>
              </w:rPr>
              <w:t>API</w:t>
            </w:r>
          </w:p>
          <w:p w14:paraId="79DF83CD"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w:t>
            </w:r>
          </w:p>
          <w:p w14:paraId="0ED04590"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Applicatif</w:t>
            </w:r>
          </w:p>
          <w:p w14:paraId="67096E84"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Affaire</w:t>
            </w:r>
          </w:p>
          <w:p w14:paraId="6FE1A98C" w14:textId="6C3D5DD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BFF</w:t>
            </w:r>
          </w:p>
          <w:p w14:paraId="3F3259C5" w14:textId="7801CECD" w:rsidR="00DC1464" w:rsidRDefault="00DC1464" w:rsidP="00DC1464">
            <w:pPr>
              <w:rPr>
                <w:b/>
              </w:rPr>
            </w:pPr>
            <w:r>
              <w:rPr>
                <w:rFonts w:ascii="Courier New" w:hAnsi="Courier New" w:cs="Courier New"/>
                <w:color w:val="000000"/>
                <w:sz w:val="16"/>
                <w:szCs w:val="16"/>
              </w:rPr>
              <w:t>Médiateur</w:t>
            </w:r>
          </w:p>
        </w:tc>
        <w:tc>
          <w:tcPr>
            <w:tcW w:w="1458" w:type="dxa"/>
            <w:shd w:val="clear" w:color="auto" w:fill="D9D9D9" w:themeFill="background1" w:themeFillShade="D9"/>
          </w:tcPr>
          <w:p w14:paraId="41F909A2" w14:textId="77777777" w:rsidR="00DC1464" w:rsidRDefault="00DC1464" w:rsidP="00D80A42">
            <w:pPr>
              <w:rPr>
                <w:b/>
              </w:rPr>
            </w:pPr>
            <w:r>
              <w:rPr>
                <w:b/>
              </w:rPr>
              <w:t>Sous-type</w:t>
            </w:r>
          </w:p>
          <w:p w14:paraId="09F3519D"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REST</w:t>
            </w:r>
          </w:p>
          <w:p w14:paraId="568EABA2"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oData</w:t>
            </w:r>
          </w:p>
          <w:p w14:paraId="3A5B3726"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GraphQL</w:t>
            </w:r>
          </w:p>
          <w:p w14:paraId="585F89B7" w14:textId="77777777" w:rsidR="00DC1464" w:rsidRDefault="00DC1464" w:rsidP="00D80A42">
            <w:pPr>
              <w:rPr>
                <w:b/>
              </w:rPr>
            </w:pPr>
          </w:p>
        </w:tc>
      </w:tr>
      <w:tr w:rsidR="00DC1464" w14:paraId="74D164C3" w14:textId="77777777" w:rsidTr="00DC1464">
        <w:tc>
          <w:tcPr>
            <w:tcW w:w="5675" w:type="dxa"/>
          </w:tcPr>
          <w:p w14:paraId="169F0AF2" w14:textId="2AB3591E" w:rsidR="00DC1464" w:rsidRPr="00EB19DB" w:rsidRDefault="00DC1464" w:rsidP="00C70667">
            <w:pPr>
              <w:autoSpaceDE w:val="0"/>
              <w:autoSpaceDN w:val="0"/>
              <w:adjustRightInd w:val="0"/>
              <w:spacing w:line="288" w:lineRule="auto"/>
              <w:rPr>
                <w:rFonts w:ascii="Courier New" w:hAnsi="Courier New" w:cs="Courier New"/>
                <w:color w:val="000000"/>
                <w:sz w:val="16"/>
                <w:szCs w:val="16"/>
              </w:rPr>
            </w:pPr>
            <w:r w:rsidRPr="00183654">
              <w:rPr>
                <w:rFonts w:ascii="Courier New" w:hAnsi="Courier New" w:cs="Courier New"/>
                <w:b/>
                <w:color w:val="0000FF"/>
                <w:sz w:val="16"/>
                <w:szCs w:val="16"/>
              </w:rPr>
              <w:t>api</w:t>
            </w:r>
            <w:r w:rsidRPr="00EB19DB">
              <w:rPr>
                <w:rFonts w:ascii="Courier New" w:hAnsi="Courier New" w:cs="Courier New"/>
                <w:color w:val="000000"/>
                <w:sz w:val="16"/>
                <w:szCs w:val="16"/>
              </w:rPr>
              <w:t>.loto-quebec.com/</w:t>
            </w:r>
            <w:r>
              <w:rPr>
                <w:rFonts w:ascii="Courier New" w:hAnsi="Courier New" w:cs="Courier New"/>
                <w:color w:val="000000"/>
                <w:sz w:val="16"/>
                <w:szCs w:val="16"/>
              </w:rPr>
              <w:t>casino/</w:t>
            </w:r>
            <w:r w:rsidRPr="00EB19DB">
              <w:rPr>
                <w:rFonts w:ascii="Courier New" w:hAnsi="Courier New" w:cs="Courier New"/>
                <w:color w:val="000000"/>
                <w:sz w:val="16"/>
                <w:szCs w:val="16"/>
              </w:rPr>
              <w:t>slc/</w:t>
            </w:r>
            <w:r>
              <w:rPr>
                <w:rFonts w:ascii="Courier New" w:hAnsi="Courier New" w:cs="Courier New"/>
                <w:color w:val="000000"/>
                <w:sz w:val="16"/>
                <w:szCs w:val="16"/>
              </w:rPr>
              <w:t>clients/profile/…</w:t>
            </w:r>
          </w:p>
        </w:tc>
        <w:tc>
          <w:tcPr>
            <w:tcW w:w="7572" w:type="dxa"/>
          </w:tcPr>
          <w:p w14:paraId="6E739D22"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Clients</w:t>
            </w:r>
          </w:p>
          <w:p w14:paraId="64601C88"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Sous-domaine = Bijou(SLC)</w:t>
            </w:r>
          </w:p>
          <w:p w14:paraId="3F9D0D3C"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Exemple : </w:t>
            </w:r>
            <w:r w:rsidRPr="00EB19DB">
              <w:rPr>
                <w:rFonts w:ascii="Courier New" w:hAnsi="Courier New" w:cs="Courier New"/>
                <w:color w:val="000000"/>
                <w:sz w:val="16"/>
                <w:szCs w:val="16"/>
              </w:rPr>
              <w:t>SLC.API</w:t>
            </w:r>
          </w:p>
          <w:p w14:paraId="49246AD2" w14:textId="77777777" w:rsidR="00523025"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Autre option : </w:t>
            </w:r>
            <w:r w:rsidRPr="00183654">
              <w:rPr>
                <w:rFonts w:ascii="Courier New" w:hAnsi="Courier New" w:cs="Courier New"/>
                <w:b/>
                <w:color w:val="0000FF"/>
                <w:sz w:val="16"/>
                <w:szCs w:val="16"/>
              </w:rPr>
              <w:t>api</w:t>
            </w:r>
            <w:r w:rsidRPr="00EB19DB">
              <w:rPr>
                <w:rFonts w:ascii="Courier New" w:hAnsi="Courier New" w:cs="Courier New"/>
                <w:color w:val="000000"/>
                <w:sz w:val="16"/>
                <w:szCs w:val="16"/>
              </w:rPr>
              <w:t>.loto-quebec.com/slc/</w:t>
            </w:r>
            <w:r>
              <w:rPr>
                <w:rFonts w:ascii="Courier New" w:hAnsi="Courier New" w:cs="Courier New"/>
                <w:color w:val="000000"/>
                <w:sz w:val="16"/>
                <w:szCs w:val="16"/>
              </w:rPr>
              <w:t xml:space="preserve">players puisque le jargon « SLC » parle plus de joueurs que de clients. </w:t>
            </w:r>
          </w:p>
          <w:p w14:paraId="56337EEC" w14:textId="1522C332" w:rsidR="00DC1464" w:rsidRPr="00EB19DB" w:rsidRDefault="00DC1464" w:rsidP="00D80A42">
            <w:pPr>
              <w:rPr>
                <w:rFonts w:ascii="Courier New" w:hAnsi="Courier New" w:cs="Courier New"/>
                <w:sz w:val="16"/>
                <w:szCs w:val="16"/>
              </w:rPr>
            </w:pPr>
            <w:r>
              <w:rPr>
                <w:rFonts w:ascii="Courier New" w:hAnsi="Courier New" w:cs="Courier New"/>
                <w:color w:val="000000"/>
                <w:sz w:val="16"/>
                <w:szCs w:val="16"/>
              </w:rPr>
              <w:t>Le fait de mettre clients dans la route permet de se rapprocher du jargon entreprise et de la capacité d’affaires.</w:t>
            </w:r>
          </w:p>
        </w:tc>
        <w:tc>
          <w:tcPr>
            <w:tcW w:w="1571" w:type="dxa"/>
          </w:tcPr>
          <w:p w14:paraId="109904B2" w14:textId="77777777" w:rsidR="00DC1464" w:rsidRPr="00EB19DB" w:rsidRDefault="00DC1464" w:rsidP="00D80A42">
            <w:pPr>
              <w:rPr>
                <w:rFonts w:ascii="Courier New" w:hAnsi="Courier New" w:cs="Courier New"/>
                <w:color w:val="000000"/>
                <w:sz w:val="16"/>
                <w:szCs w:val="16"/>
              </w:rPr>
            </w:pPr>
            <w:r w:rsidRPr="00EB19DB">
              <w:rPr>
                <w:rFonts w:ascii="Courier New" w:hAnsi="Courier New" w:cs="Courier New"/>
                <w:color w:val="000000"/>
                <w:sz w:val="16"/>
                <w:szCs w:val="16"/>
              </w:rPr>
              <w:t>Privée</w:t>
            </w:r>
          </w:p>
        </w:tc>
        <w:tc>
          <w:tcPr>
            <w:tcW w:w="1762" w:type="dxa"/>
          </w:tcPr>
          <w:p w14:paraId="5955D5C9" w14:textId="01B4C7BB"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(miniservice)</w:t>
            </w:r>
          </w:p>
        </w:tc>
        <w:tc>
          <w:tcPr>
            <w:tcW w:w="1458" w:type="dxa"/>
          </w:tcPr>
          <w:p w14:paraId="4CBFCABC"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REST</w:t>
            </w:r>
          </w:p>
        </w:tc>
      </w:tr>
      <w:tr w:rsidR="00DC1464" w14:paraId="24704B21" w14:textId="77777777" w:rsidTr="00DC1464">
        <w:tc>
          <w:tcPr>
            <w:tcW w:w="5675" w:type="dxa"/>
          </w:tcPr>
          <w:p w14:paraId="20137E35" w14:textId="64843669" w:rsidR="00DC1464" w:rsidRPr="00EB19DB" w:rsidRDefault="00DC1464" w:rsidP="00C70667">
            <w:pPr>
              <w:autoSpaceDE w:val="0"/>
              <w:autoSpaceDN w:val="0"/>
              <w:adjustRightInd w:val="0"/>
              <w:spacing w:line="288" w:lineRule="auto"/>
              <w:rPr>
                <w:rFonts w:ascii="Courier New" w:hAnsi="Courier New" w:cs="Courier New"/>
                <w:color w:val="000000"/>
                <w:sz w:val="16"/>
                <w:szCs w:val="16"/>
              </w:rPr>
            </w:pPr>
            <w:r w:rsidRPr="00183654">
              <w:rPr>
                <w:rFonts w:ascii="Courier New" w:hAnsi="Courier New" w:cs="Courier New"/>
                <w:b/>
                <w:color w:val="0000FF"/>
                <w:sz w:val="16"/>
                <w:szCs w:val="16"/>
              </w:rPr>
              <w:t>api</w:t>
            </w:r>
            <w:r w:rsidRPr="00EB19DB">
              <w:rPr>
                <w:rFonts w:ascii="Courier New" w:hAnsi="Courier New" w:cs="Courier New"/>
                <w:color w:val="000000"/>
                <w:sz w:val="16"/>
                <w:szCs w:val="16"/>
              </w:rPr>
              <w:t>.loto-quebec.com/</w:t>
            </w:r>
            <w:r>
              <w:rPr>
                <w:rFonts w:ascii="Courier New" w:hAnsi="Courier New" w:cs="Courier New"/>
                <w:color w:val="000000"/>
                <w:sz w:val="16"/>
                <w:szCs w:val="16"/>
              </w:rPr>
              <w:t>casino/</w:t>
            </w:r>
            <w:r w:rsidRPr="00EB19DB">
              <w:rPr>
                <w:rFonts w:ascii="Courier New" w:hAnsi="Courier New" w:cs="Courier New"/>
                <w:color w:val="000000"/>
                <w:sz w:val="16"/>
                <w:szCs w:val="16"/>
              </w:rPr>
              <w:t>sijt/cli</w:t>
            </w:r>
            <w:r>
              <w:rPr>
                <w:rFonts w:ascii="Courier New" w:hAnsi="Courier New" w:cs="Courier New"/>
                <w:color w:val="000000"/>
                <w:sz w:val="16"/>
                <w:szCs w:val="16"/>
              </w:rPr>
              <w:t>ents</w:t>
            </w:r>
            <w:r w:rsidRPr="00EB19DB">
              <w:rPr>
                <w:rFonts w:ascii="Courier New" w:hAnsi="Courier New" w:cs="Courier New"/>
                <w:color w:val="000000"/>
                <w:sz w:val="16"/>
                <w:szCs w:val="16"/>
              </w:rPr>
              <w:t>/</w:t>
            </w:r>
            <w:r>
              <w:rPr>
                <w:rFonts w:ascii="Courier New" w:hAnsi="Courier New" w:cs="Courier New"/>
                <w:color w:val="000000"/>
                <w:sz w:val="16"/>
                <w:szCs w:val="16"/>
              </w:rPr>
              <w:t>profile/…</w:t>
            </w:r>
            <w:r w:rsidRPr="00EB19DB">
              <w:rPr>
                <w:rFonts w:ascii="Courier New" w:hAnsi="Courier New" w:cs="Courier New"/>
                <w:color w:val="000000"/>
                <w:sz w:val="16"/>
                <w:szCs w:val="16"/>
              </w:rPr>
              <w:t xml:space="preserve">                </w:t>
            </w:r>
          </w:p>
        </w:tc>
        <w:tc>
          <w:tcPr>
            <w:tcW w:w="7572" w:type="dxa"/>
          </w:tcPr>
          <w:p w14:paraId="26DD8A5A"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Clients</w:t>
            </w:r>
          </w:p>
          <w:p w14:paraId="1C116308"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Sous-domaine = SIJT.CLI</w:t>
            </w:r>
          </w:p>
          <w:p w14:paraId="6210F68E"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Exemple : </w:t>
            </w:r>
            <w:r w:rsidRPr="00EB19DB">
              <w:rPr>
                <w:rFonts w:ascii="Courier New" w:hAnsi="Courier New" w:cs="Courier New"/>
                <w:color w:val="000000"/>
                <w:sz w:val="16"/>
                <w:szCs w:val="16"/>
              </w:rPr>
              <w:t>SIJT.</w:t>
            </w:r>
            <w:r>
              <w:rPr>
                <w:rFonts w:ascii="Courier New" w:hAnsi="Courier New" w:cs="Courier New"/>
                <w:color w:val="000000"/>
                <w:sz w:val="16"/>
                <w:szCs w:val="16"/>
              </w:rPr>
              <w:t>CLI.</w:t>
            </w:r>
            <w:r w:rsidRPr="00EB19DB">
              <w:rPr>
                <w:rFonts w:ascii="Courier New" w:hAnsi="Courier New" w:cs="Courier New"/>
                <w:color w:val="000000"/>
                <w:sz w:val="16"/>
                <w:szCs w:val="16"/>
              </w:rPr>
              <w:t>API</w:t>
            </w:r>
          </w:p>
          <w:p w14:paraId="3FCF9ED2"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Note : </w:t>
            </w:r>
          </w:p>
          <w:p w14:paraId="1B0CB416"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SIJT possède 3 sous-domaines : TGM, SJT, CLI.</w:t>
            </w:r>
          </w:p>
          <w:p w14:paraId="01183E62" w14:textId="77777777" w:rsidR="00DC1464" w:rsidRDefault="00DC1464" w:rsidP="00A957C9">
            <w:pPr>
              <w:rPr>
                <w:rFonts w:ascii="Courier New" w:hAnsi="Courier New" w:cs="Courier New"/>
                <w:color w:val="000000"/>
                <w:sz w:val="16"/>
                <w:szCs w:val="16"/>
              </w:rPr>
            </w:pPr>
            <w:r>
              <w:rPr>
                <w:rFonts w:ascii="Courier New" w:hAnsi="Courier New" w:cs="Courier New"/>
                <w:color w:val="000000"/>
                <w:sz w:val="16"/>
                <w:szCs w:val="16"/>
              </w:rPr>
              <w:t>SJT et TGM sont des sous-domaines qui pourraient être liés à une capacité d’affaire Jeux. Alors que CLI est plus lié à une capacité Clients.</w:t>
            </w:r>
          </w:p>
          <w:p w14:paraId="516562A5" w14:textId="5AB05B95" w:rsidR="00DC1464" w:rsidRPr="00257170" w:rsidRDefault="00DC1464" w:rsidP="00C70667">
            <w:pPr>
              <w:rPr>
                <w:rFonts w:ascii="Courier New" w:hAnsi="Courier New" w:cs="Courier New"/>
                <w:color w:val="000000"/>
                <w:sz w:val="16"/>
                <w:szCs w:val="16"/>
              </w:rPr>
            </w:pPr>
            <w:r>
              <w:rPr>
                <w:rFonts w:ascii="Courier New" w:hAnsi="Courier New" w:cs="Courier New"/>
                <w:color w:val="000000"/>
                <w:sz w:val="16"/>
                <w:szCs w:val="16"/>
              </w:rPr>
              <w:t xml:space="preserve">Autre option : </w:t>
            </w:r>
            <w:r w:rsidRPr="00183654">
              <w:rPr>
                <w:rFonts w:ascii="Courier New" w:hAnsi="Courier New" w:cs="Courier New"/>
                <w:b/>
                <w:color w:val="0000FF"/>
                <w:sz w:val="16"/>
                <w:szCs w:val="16"/>
              </w:rPr>
              <w:t>api</w:t>
            </w:r>
            <w:r w:rsidRPr="00EB19DB">
              <w:rPr>
                <w:rFonts w:ascii="Courier New" w:hAnsi="Courier New" w:cs="Courier New"/>
                <w:color w:val="000000"/>
                <w:sz w:val="16"/>
                <w:szCs w:val="16"/>
              </w:rPr>
              <w:t>.loto-quebec.com/</w:t>
            </w:r>
            <w:r>
              <w:rPr>
                <w:rFonts w:ascii="Courier New" w:hAnsi="Courier New" w:cs="Courier New"/>
                <w:color w:val="000000"/>
                <w:sz w:val="16"/>
                <w:szCs w:val="16"/>
              </w:rPr>
              <w:t>sijt</w:t>
            </w:r>
            <w:r w:rsidRPr="00EB19DB">
              <w:rPr>
                <w:rFonts w:ascii="Courier New" w:hAnsi="Courier New" w:cs="Courier New"/>
                <w:color w:val="000000"/>
                <w:sz w:val="16"/>
                <w:szCs w:val="16"/>
              </w:rPr>
              <w:t>/</w:t>
            </w:r>
            <w:r>
              <w:rPr>
                <w:rFonts w:ascii="Courier New" w:hAnsi="Courier New" w:cs="Courier New"/>
                <w:color w:val="000000"/>
                <w:sz w:val="16"/>
                <w:szCs w:val="16"/>
              </w:rPr>
              <w:t>cli/players. Même explication que pour SLC ci-dessus.</w:t>
            </w:r>
          </w:p>
        </w:tc>
        <w:tc>
          <w:tcPr>
            <w:tcW w:w="1571" w:type="dxa"/>
          </w:tcPr>
          <w:p w14:paraId="398625B0" w14:textId="77777777" w:rsidR="00DC1464" w:rsidRPr="00EB19DB" w:rsidRDefault="00DC1464" w:rsidP="00D80A42">
            <w:pPr>
              <w:rPr>
                <w:rFonts w:ascii="Courier New" w:hAnsi="Courier New" w:cs="Courier New"/>
                <w:color w:val="000000"/>
                <w:sz w:val="16"/>
                <w:szCs w:val="16"/>
              </w:rPr>
            </w:pPr>
            <w:r w:rsidRPr="00EB19DB">
              <w:rPr>
                <w:rFonts w:ascii="Courier New" w:hAnsi="Courier New" w:cs="Courier New"/>
                <w:color w:val="000000"/>
                <w:sz w:val="16"/>
                <w:szCs w:val="16"/>
              </w:rPr>
              <w:t>Privée</w:t>
            </w:r>
          </w:p>
        </w:tc>
        <w:tc>
          <w:tcPr>
            <w:tcW w:w="1762" w:type="dxa"/>
          </w:tcPr>
          <w:p w14:paraId="6A60B14B" w14:textId="597776D0"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(miniservice)</w:t>
            </w:r>
          </w:p>
        </w:tc>
        <w:tc>
          <w:tcPr>
            <w:tcW w:w="1458" w:type="dxa"/>
          </w:tcPr>
          <w:p w14:paraId="01368A9D"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REST</w:t>
            </w:r>
          </w:p>
        </w:tc>
      </w:tr>
      <w:tr w:rsidR="00DC1464" w14:paraId="120955E0" w14:textId="77777777" w:rsidTr="00DC1464">
        <w:tc>
          <w:tcPr>
            <w:tcW w:w="5675" w:type="dxa"/>
          </w:tcPr>
          <w:p w14:paraId="02FEFD45" w14:textId="48F9E503" w:rsidR="00DC1464" w:rsidRPr="00EB19DB" w:rsidRDefault="00DC1464" w:rsidP="00C34BCF">
            <w:pPr>
              <w:autoSpaceDE w:val="0"/>
              <w:autoSpaceDN w:val="0"/>
              <w:adjustRightInd w:val="0"/>
              <w:spacing w:line="288" w:lineRule="auto"/>
              <w:rPr>
                <w:rFonts w:ascii="Courier New" w:hAnsi="Courier New" w:cs="Courier New"/>
                <w:color w:val="000000"/>
                <w:sz w:val="16"/>
                <w:szCs w:val="16"/>
              </w:rPr>
            </w:pPr>
            <w:r w:rsidRPr="00183654">
              <w:rPr>
                <w:rFonts w:ascii="Courier New" w:hAnsi="Courier New" w:cs="Courier New"/>
                <w:b/>
                <w:color w:val="0000FF"/>
                <w:sz w:val="16"/>
                <w:szCs w:val="16"/>
              </w:rPr>
              <w:t>api</w:t>
            </w:r>
            <w:r w:rsidRPr="00EB19DB">
              <w:rPr>
                <w:rFonts w:ascii="Courier New" w:hAnsi="Courier New" w:cs="Courier New"/>
                <w:color w:val="000000"/>
                <w:sz w:val="16"/>
                <w:szCs w:val="16"/>
              </w:rPr>
              <w:t>.loto-quebec.com/</w:t>
            </w:r>
            <w:r>
              <w:rPr>
                <w:rFonts w:ascii="Courier New" w:hAnsi="Courier New" w:cs="Courier New"/>
                <w:color w:val="000000"/>
                <w:sz w:val="16"/>
                <w:szCs w:val="16"/>
              </w:rPr>
              <w:t>pel/</w:t>
            </w:r>
            <w:r w:rsidRPr="00EB19DB">
              <w:rPr>
                <w:rFonts w:ascii="Courier New" w:hAnsi="Courier New" w:cs="Courier New"/>
                <w:color w:val="000000"/>
                <w:sz w:val="16"/>
                <w:szCs w:val="16"/>
              </w:rPr>
              <w:t>openbet/</w:t>
            </w:r>
            <w:r>
              <w:rPr>
                <w:rFonts w:ascii="Courier New" w:hAnsi="Courier New" w:cs="Courier New"/>
                <w:color w:val="000000"/>
                <w:sz w:val="16"/>
                <w:szCs w:val="16"/>
              </w:rPr>
              <w:t>clients</w:t>
            </w:r>
            <w:r w:rsidRPr="00EB19DB">
              <w:rPr>
                <w:rFonts w:ascii="Courier New" w:hAnsi="Courier New" w:cs="Courier New"/>
                <w:color w:val="000000"/>
                <w:sz w:val="16"/>
                <w:szCs w:val="16"/>
              </w:rPr>
              <w:t>/</w:t>
            </w:r>
            <w:r>
              <w:rPr>
                <w:rFonts w:ascii="Courier New" w:hAnsi="Courier New" w:cs="Courier New"/>
                <w:color w:val="000000"/>
                <w:sz w:val="16"/>
                <w:szCs w:val="16"/>
              </w:rPr>
              <w:t>profile/…</w:t>
            </w:r>
            <w:r w:rsidRPr="00EB19DB">
              <w:rPr>
                <w:rFonts w:ascii="Courier New" w:hAnsi="Courier New" w:cs="Courier New"/>
                <w:color w:val="000000"/>
                <w:sz w:val="16"/>
                <w:szCs w:val="16"/>
              </w:rPr>
              <w:t xml:space="preserve">          </w:t>
            </w:r>
          </w:p>
        </w:tc>
        <w:tc>
          <w:tcPr>
            <w:tcW w:w="7572" w:type="dxa"/>
          </w:tcPr>
          <w:p w14:paraId="0B46FB9A"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Jeux</w:t>
            </w:r>
          </w:p>
          <w:p w14:paraId="3D2EEF45"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Sous-domaine = OpenBet</w:t>
            </w:r>
          </w:p>
          <w:p w14:paraId="4C9DF240" w14:textId="4D45BBF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Exemple : </w:t>
            </w:r>
            <w:r w:rsidRPr="00EB19DB">
              <w:rPr>
                <w:rFonts w:ascii="Courier New" w:hAnsi="Courier New" w:cs="Courier New"/>
                <w:color w:val="000000"/>
                <w:sz w:val="16"/>
                <w:szCs w:val="16"/>
              </w:rPr>
              <w:t>OpenBet.</w:t>
            </w:r>
            <w:r>
              <w:rPr>
                <w:rFonts w:ascii="Courier New" w:hAnsi="Courier New" w:cs="Courier New"/>
                <w:color w:val="000000"/>
                <w:sz w:val="16"/>
                <w:szCs w:val="16"/>
              </w:rPr>
              <w:t>Client.Account.</w:t>
            </w:r>
            <w:r w:rsidRPr="00EB19DB">
              <w:rPr>
                <w:rFonts w:ascii="Courier New" w:hAnsi="Courier New" w:cs="Courier New"/>
                <w:color w:val="000000"/>
                <w:sz w:val="16"/>
                <w:szCs w:val="16"/>
              </w:rPr>
              <w:t>API (LQAccount)</w:t>
            </w:r>
          </w:p>
          <w:p w14:paraId="20193F51"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Du fait que l’on inscrit de la logique d’affaire propre à OpenBet dans l’API, il devient service de domaine au lieu d’être un service applicatif. </w:t>
            </w:r>
          </w:p>
          <w:p w14:paraId="62635F6F" w14:textId="75375453" w:rsidR="00DC1464" w:rsidRPr="00EB19DB" w:rsidRDefault="00DC1464" w:rsidP="00C34BCF">
            <w:pPr>
              <w:rPr>
                <w:rFonts w:ascii="Courier New" w:hAnsi="Courier New" w:cs="Courier New"/>
                <w:sz w:val="16"/>
                <w:szCs w:val="16"/>
              </w:rPr>
            </w:pPr>
            <w:r>
              <w:rPr>
                <w:rFonts w:ascii="Courier New" w:hAnsi="Courier New" w:cs="Courier New"/>
                <w:color w:val="000000"/>
                <w:sz w:val="16"/>
                <w:szCs w:val="16"/>
              </w:rPr>
              <w:t xml:space="preserve">Autre option : </w:t>
            </w:r>
            <w:r w:rsidRPr="00183654">
              <w:rPr>
                <w:rFonts w:ascii="Courier New" w:hAnsi="Courier New" w:cs="Courier New"/>
                <w:b/>
                <w:color w:val="0000FF"/>
                <w:sz w:val="16"/>
                <w:szCs w:val="16"/>
              </w:rPr>
              <w:t>api</w:t>
            </w:r>
            <w:r w:rsidRPr="00EB19DB">
              <w:rPr>
                <w:rFonts w:ascii="Courier New" w:hAnsi="Courier New" w:cs="Courier New"/>
                <w:color w:val="000000"/>
                <w:sz w:val="16"/>
                <w:szCs w:val="16"/>
              </w:rPr>
              <w:t>.loto-qu</w:t>
            </w:r>
            <w:r>
              <w:rPr>
                <w:rFonts w:ascii="Courier New" w:hAnsi="Courier New" w:cs="Courier New"/>
                <w:color w:val="000000"/>
                <w:sz w:val="16"/>
                <w:szCs w:val="16"/>
              </w:rPr>
              <w:t>ebec.com/openbet/clients/account.</w:t>
            </w:r>
          </w:p>
        </w:tc>
        <w:tc>
          <w:tcPr>
            <w:tcW w:w="1571" w:type="dxa"/>
          </w:tcPr>
          <w:p w14:paraId="19510B87" w14:textId="77777777" w:rsidR="00DC1464" w:rsidRPr="00EB19DB" w:rsidRDefault="00DC1464" w:rsidP="00D80A42">
            <w:pPr>
              <w:rPr>
                <w:rFonts w:ascii="Courier New" w:hAnsi="Courier New" w:cs="Courier New"/>
                <w:color w:val="000000"/>
                <w:sz w:val="16"/>
                <w:szCs w:val="16"/>
              </w:rPr>
            </w:pPr>
            <w:r w:rsidRPr="00EB19DB">
              <w:rPr>
                <w:rFonts w:ascii="Courier New" w:hAnsi="Courier New" w:cs="Courier New"/>
                <w:color w:val="000000"/>
                <w:sz w:val="16"/>
                <w:szCs w:val="16"/>
              </w:rPr>
              <w:t>Privée</w:t>
            </w:r>
          </w:p>
        </w:tc>
        <w:tc>
          <w:tcPr>
            <w:tcW w:w="1762" w:type="dxa"/>
          </w:tcPr>
          <w:p w14:paraId="55340A97" w14:textId="01343064"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(miniservice)</w:t>
            </w:r>
          </w:p>
        </w:tc>
        <w:tc>
          <w:tcPr>
            <w:tcW w:w="1458" w:type="dxa"/>
          </w:tcPr>
          <w:p w14:paraId="03E8B8E2"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REST</w:t>
            </w:r>
          </w:p>
        </w:tc>
      </w:tr>
      <w:tr w:rsidR="00DC1464" w14:paraId="4F75D1FF" w14:textId="77777777" w:rsidTr="00DC1464">
        <w:tc>
          <w:tcPr>
            <w:tcW w:w="5675" w:type="dxa"/>
          </w:tcPr>
          <w:p w14:paraId="0B302674" w14:textId="20E33305" w:rsidR="00DC1464" w:rsidRPr="00EB19DB" w:rsidRDefault="00DC1464" w:rsidP="00FA0CB9">
            <w:pPr>
              <w:autoSpaceDE w:val="0"/>
              <w:autoSpaceDN w:val="0"/>
              <w:adjustRightInd w:val="0"/>
              <w:spacing w:line="288" w:lineRule="auto"/>
              <w:rPr>
                <w:rFonts w:ascii="Courier New" w:hAnsi="Courier New" w:cs="Courier New"/>
                <w:color w:val="000000"/>
                <w:sz w:val="16"/>
                <w:szCs w:val="16"/>
              </w:rPr>
            </w:pPr>
            <w:r>
              <w:rPr>
                <w:rFonts w:ascii="Courier New" w:hAnsi="Courier New" w:cs="Courier New"/>
                <w:b/>
                <w:color w:val="0000FF"/>
                <w:sz w:val="16"/>
                <w:szCs w:val="16"/>
              </w:rPr>
              <w:t>api</w:t>
            </w:r>
            <w:r w:rsidRPr="00EB19DB">
              <w:rPr>
                <w:rFonts w:ascii="Courier New" w:hAnsi="Courier New" w:cs="Courier New"/>
                <w:color w:val="000000"/>
                <w:sz w:val="16"/>
                <w:szCs w:val="16"/>
              </w:rPr>
              <w:t>.loto-quebec.com/</w:t>
            </w:r>
            <w:r>
              <w:rPr>
                <w:rFonts w:ascii="Courier New" w:hAnsi="Courier New" w:cs="Courier New"/>
                <w:color w:val="000000"/>
                <w:sz w:val="16"/>
                <w:szCs w:val="16"/>
              </w:rPr>
              <w:t>entreprise/</w:t>
            </w:r>
            <w:r w:rsidRPr="00EB19DB">
              <w:rPr>
                <w:rFonts w:ascii="Courier New" w:hAnsi="Courier New" w:cs="Courier New"/>
                <w:color w:val="000000"/>
                <w:sz w:val="16"/>
                <w:szCs w:val="16"/>
              </w:rPr>
              <w:t>rcu/</w:t>
            </w:r>
            <w:r>
              <w:rPr>
                <w:rFonts w:ascii="Courier New" w:hAnsi="Courier New" w:cs="Courier New"/>
                <w:color w:val="000000"/>
                <w:sz w:val="16"/>
                <w:szCs w:val="16"/>
              </w:rPr>
              <w:t>clients/profile</w:t>
            </w:r>
            <w:r w:rsidRPr="00EB19DB">
              <w:rPr>
                <w:rFonts w:ascii="Courier New" w:hAnsi="Courier New" w:cs="Courier New"/>
                <w:color w:val="000000"/>
                <w:sz w:val="16"/>
                <w:szCs w:val="16"/>
              </w:rPr>
              <w:t>/</w:t>
            </w:r>
            <w:r>
              <w:rPr>
                <w:rFonts w:ascii="Courier New" w:hAnsi="Courier New" w:cs="Courier New"/>
                <w:color w:val="000000"/>
                <w:sz w:val="16"/>
                <w:szCs w:val="16"/>
              </w:rPr>
              <w:t>…</w:t>
            </w:r>
            <w:r w:rsidRPr="00EB19DB">
              <w:rPr>
                <w:rFonts w:ascii="Courier New" w:hAnsi="Courier New" w:cs="Courier New"/>
                <w:color w:val="000000"/>
                <w:sz w:val="16"/>
                <w:szCs w:val="16"/>
              </w:rPr>
              <w:t xml:space="preserve">                        </w:t>
            </w:r>
          </w:p>
        </w:tc>
        <w:tc>
          <w:tcPr>
            <w:tcW w:w="7572" w:type="dxa"/>
          </w:tcPr>
          <w:p w14:paraId="513FECD5"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Clients</w:t>
            </w:r>
          </w:p>
          <w:p w14:paraId="1C6D862A"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Sous-domaine = RCU</w:t>
            </w:r>
          </w:p>
          <w:p w14:paraId="30C0CA7B" w14:textId="566773E6"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Exemple : </w:t>
            </w:r>
            <w:r w:rsidRPr="00EB19DB">
              <w:rPr>
                <w:rFonts w:ascii="Courier New" w:hAnsi="Courier New" w:cs="Courier New"/>
                <w:color w:val="000000"/>
                <w:sz w:val="16"/>
                <w:szCs w:val="16"/>
              </w:rPr>
              <w:t>RCU.</w:t>
            </w:r>
            <w:r>
              <w:rPr>
                <w:rFonts w:ascii="Courier New" w:hAnsi="Courier New" w:cs="Courier New"/>
                <w:color w:val="000000"/>
                <w:sz w:val="16"/>
                <w:szCs w:val="16"/>
              </w:rPr>
              <w:t>Clients.Profile.</w:t>
            </w:r>
            <w:r w:rsidRPr="00EB19DB">
              <w:rPr>
                <w:rFonts w:ascii="Courier New" w:hAnsi="Courier New" w:cs="Courier New"/>
                <w:color w:val="000000"/>
                <w:sz w:val="16"/>
                <w:szCs w:val="16"/>
              </w:rPr>
              <w:t xml:space="preserve">API </w:t>
            </w:r>
          </w:p>
          <w:p w14:paraId="6F24A6A0" w14:textId="77777777" w:rsidR="00DC1464" w:rsidRPr="00EB19DB" w:rsidRDefault="00DC1464" w:rsidP="00D80A42">
            <w:pPr>
              <w:rPr>
                <w:rFonts w:ascii="Courier New" w:hAnsi="Courier New" w:cs="Courier New"/>
                <w:color w:val="000000"/>
                <w:sz w:val="16"/>
                <w:szCs w:val="16"/>
              </w:rPr>
            </w:pPr>
          </w:p>
          <w:p w14:paraId="6C192F13" w14:textId="7A5A5D56"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API de domaine</w:t>
            </w:r>
            <w:r w:rsidRPr="00EB19DB">
              <w:rPr>
                <w:rFonts w:ascii="Courier New" w:hAnsi="Courier New" w:cs="Courier New"/>
                <w:color w:val="000000"/>
                <w:sz w:val="16"/>
                <w:szCs w:val="16"/>
              </w:rPr>
              <w:t xml:space="preserve"> </w:t>
            </w:r>
            <w:r>
              <w:rPr>
                <w:rFonts w:ascii="Courier New" w:hAnsi="Courier New" w:cs="Courier New"/>
                <w:color w:val="000000"/>
                <w:sz w:val="16"/>
                <w:szCs w:val="16"/>
              </w:rPr>
              <w:t xml:space="preserve">de type miniservice </w:t>
            </w:r>
            <w:r w:rsidRPr="00EB19DB">
              <w:rPr>
                <w:rFonts w:ascii="Courier New" w:hAnsi="Courier New" w:cs="Courier New"/>
                <w:color w:val="000000"/>
                <w:sz w:val="16"/>
                <w:szCs w:val="16"/>
              </w:rPr>
              <w:t>qui se nourrit des API de facade développé</w:t>
            </w:r>
            <w:r>
              <w:rPr>
                <w:rFonts w:ascii="Courier New" w:hAnsi="Courier New" w:cs="Courier New"/>
                <w:color w:val="000000"/>
                <w:sz w:val="16"/>
                <w:szCs w:val="16"/>
              </w:rPr>
              <w:t>es</w:t>
            </w:r>
            <w:r w:rsidRPr="00EB19DB">
              <w:rPr>
                <w:rFonts w:ascii="Courier New" w:hAnsi="Courier New" w:cs="Courier New"/>
                <w:color w:val="000000"/>
                <w:sz w:val="16"/>
                <w:szCs w:val="16"/>
              </w:rPr>
              <w:t xml:space="preserve"> par Blueway pour le RCU.</w:t>
            </w:r>
          </w:p>
          <w:p w14:paraId="5014B57D" w14:textId="76C0B45D"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L’API de domaine que LQ développe en façade au RCU permet d’assurer un découplage entre le RCU et les intégrations internes de LQ. Ce qui est conforme à la stratégie d’intégration (section 4.7.2, note G10). </w:t>
            </w:r>
          </w:p>
          <w:p w14:paraId="77BBB74E" w14:textId="1AEC0F02"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À la différence de l’API d’affaires actuelle (FounirInfoProfilClient), cet API de domaine n’est pas orchestrateur.</w:t>
            </w:r>
          </w:p>
          <w:p w14:paraId="7A68EA57"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Puisque le RCU contient déjà une information normalisée (canonique) l’intégration peut alors se faire via </w:t>
            </w:r>
          </w:p>
          <w:p w14:paraId="0D636878" w14:textId="77777777" w:rsidR="00DC1464" w:rsidRDefault="00DC1464" w:rsidP="005D51B5">
            <w:pPr>
              <w:pStyle w:val="Paragraphedeliste"/>
              <w:numPr>
                <w:ilvl w:val="0"/>
                <w:numId w:val="36"/>
              </w:numPr>
              <w:rPr>
                <w:rFonts w:ascii="Courier New" w:hAnsi="Courier New" w:cs="Courier New"/>
                <w:color w:val="000000"/>
                <w:sz w:val="16"/>
                <w:szCs w:val="16"/>
              </w:rPr>
            </w:pPr>
            <w:r w:rsidRPr="005D51B5">
              <w:rPr>
                <w:rFonts w:ascii="Courier New" w:hAnsi="Courier New" w:cs="Courier New"/>
                <w:color w:val="000000"/>
                <w:sz w:val="16"/>
                <w:szCs w:val="16"/>
              </w:rPr>
              <w:t xml:space="preserve">les services d’affaires (lieu d’orchestration si le processus est par exemple synchrone) qui appelle alors cet API de domaine </w:t>
            </w:r>
          </w:p>
          <w:p w14:paraId="217DEB83" w14:textId="4E264466" w:rsidR="00DC1464" w:rsidRPr="005D51B5" w:rsidRDefault="00DC1464" w:rsidP="005D51B5">
            <w:pPr>
              <w:pStyle w:val="Paragraphedeliste"/>
              <w:numPr>
                <w:ilvl w:val="0"/>
                <w:numId w:val="36"/>
              </w:numPr>
              <w:rPr>
                <w:rFonts w:ascii="Courier New" w:hAnsi="Courier New" w:cs="Courier New"/>
                <w:color w:val="000000"/>
                <w:sz w:val="16"/>
                <w:szCs w:val="16"/>
              </w:rPr>
            </w:pPr>
            <w:r w:rsidRPr="005D51B5">
              <w:rPr>
                <w:rFonts w:ascii="Courier New" w:hAnsi="Courier New" w:cs="Courier New"/>
                <w:color w:val="000000"/>
                <w:sz w:val="16"/>
                <w:szCs w:val="16"/>
              </w:rPr>
              <w:t>ou encore directement par cet API de domaine (qui peut alors émettre un événement) pour assurer une cohérence dans les autres systèmes (</w:t>
            </w:r>
            <w:r>
              <w:rPr>
                <w:rFonts w:ascii="Courier New" w:hAnsi="Courier New" w:cs="Courier New"/>
                <w:color w:val="000000"/>
                <w:sz w:val="16"/>
                <w:szCs w:val="16"/>
              </w:rPr>
              <w:t>événement alors</w:t>
            </w:r>
            <w:r w:rsidRPr="005D51B5">
              <w:rPr>
                <w:rFonts w:ascii="Courier New" w:hAnsi="Courier New" w:cs="Courier New"/>
                <w:color w:val="000000"/>
                <w:sz w:val="16"/>
                <w:szCs w:val="16"/>
              </w:rPr>
              <w:t xml:space="preserve"> </w:t>
            </w:r>
            <w:r>
              <w:rPr>
                <w:rFonts w:ascii="Courier New" w:hAnsi="Courier New" w:cs="Courier New"/>
                <w:color w:val="000000"/>
                <w:sz w:val="16"/>
                <w:szCs w:val="16"/>
              </w:rPr>
              <w:t>consommé</w:t>
            </w:r>
            <w:r w:rsidRPr="005D51B5">
              <w:rPr>
                <w:rFonts w:ascii="Courier New" w:hAnsi="Courier New" w:cs="Courier New"/>
                <w:color w:val="000000"/>
                <w:sz w:val="16"/>
                <w:szCs w:val="16"/>
              </w:rPr>
              <w:t xml:space="preserve"> par les services des autres systèmes).</w:t>
            </w:r>
          </w:p>
          <w:p w14:paraId="7ACAFC87"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 </w:t>
            </w:r>
          </w:p>
          <w:p w14:paraId="5CB5AE38" w14:textId="486B0228" w:rsidR="00DC1464" w:rsidRPr="00EB19DB" w:rsidRDefault="00DC1464" w:rsidP="00D80A42">
            <w:pPr>
              <w:rPr>
                <w:rFonts w:ascii="Courier New" w:hAnsi="Courier New" w:cs="Courier New"/>
                <w:color w:val="000000"/>
                <w:sz w:val="16"/>
                <w:szCs w:val="16"/>
              </w:rPr>
            </w:pPr>
          </w:p>
        </w:tc>
        <w:tc>
          <w:tcPr>
            <w:tcW w:w="1571" w:type="dxa"/>
          </w:tcPr>
          <w:p w14:paraId="40E9863E" w14:textId="77777777" w:rsidR="00DC1464" w:rsidRPr="00EB19DB" w:rsidRDefault="00DC1464" w:rsidP="00D80A42">
            <w:pPr>
              <w:rPr>
                <w:rFonts w:ascii="Courier New" w:hAnsi="Courier New" w:cs="Courier New"/>
                <w:color w:val="000000"/>
                <w:sz w:val="16"/>
                <w:szCs w:val="16"/>
              </w:rPr>
            </w:pPr>
            <w:r w:rsidRPr="00EB19DB">
              <w:rPr>
                <w:rFonts w:ascii="Courier New" w:hAnsi="Courier New" w:cs="Courier New"/>
                <w:color w:val="000000"/>
                <w:sz w:val="16"/>
                <w:szCs w:val="16"/>
              </w:rPr>
              <w:lastRenderedPageBreak/>
              <w:t>Privée</w:t>
            </w:r>
          </w:p>
        </w:tc>
        <w:tc>
          <w:tcPr>
            <w:tcW w:w="1762" w:type="dxa"/>
          </w:tcPr>
          <w:p w14:paraId="59CFC194" w14:textId="59AC52DC"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(miniservice)</w:t>
            </w:r>
          </w:p>
        </w:tc>
        <w:tc>
          <w:tcPr>
            <w:tcW w:w="1458" w:type="dxa"/>
          </w:tcPr>
          <w:p w14:paraId="0F15B963"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REST</w:t>
            </w:r>
          </w:p>
        </w:tc>
      </w:tr>
      <w:tr w:rsidR="00DC1464" w14:paraId="71A4285B" w14:textId="77777777" w:rsidTr="00DC1464">
        <w:tc>
          <w:tcPr>
            <w:tcW w:w="5675" w:type="dxa"/>
          </w:tcPr>
          <w:p w14:paraId="760604F7" w14:textId="1265EB04" w:rsidR="00DC1464" w:rsidRPr="00EB19DB" w:rsidRDefault="00DC1464" w:rsidP="00C70667">
            <w:pPr>
              <w:rPr>
                <w:rFonts w:ascii="Courier New" w:hAnsi="Courier New" w:cs="Courier New"/>
                <w:sz w:val="16"/>
                <w:szCs w:val="16"/>
              </w:rPr>
            </w:pPr>
            <w:r>
              <w:rPr>
                <w:rFonts w:ascii="Courier New" w:hAnsi="Courier New" w:cs="Courier New"/>
                <w:b/>
                <w:color w:val="0000FF"/>
                <w:sz w:val="16"/>
                <w:szCs w:val="16"/>
              </w:rPr>
              <w:t>api</w:t>
            </w:r>
            <w:r w:rsidRPr="00EB19DB">
              <w:rPr>
                <w:rFonts w:ascii="Courier New" w:hAnsi="Courier New" w:cs="Courier New"/>
                <w:color w:val="000000"/>
                <w:sz w:val="16"/>
                <w:szCs w:val="16"/>
              </w:rPr>
              <w:t>.loto-qu</w:t>
            </w:r>
            <w:r>
              <w:rPr>
                <w:rFonts w:ascii="Courier New" w:hAnsi="Courier New" w:cs="Courier New"/>
                <w:color w:val="000000"/>
                <w:sz w:val="16"/>
                <w:szCs w:val="16"/>
              </w:rPr>
              <w:t>ebec.com/entreprise/clients/profile/identities</w:t>
            </w:r>
            <w:r w:rsidRPr="00EB19DB">
              <w:rPr>
                <w:rFonts w:ascii="Courier New" w:hAnsi="Courier New" w:cs="Courier New"/>
                <w:color w:val="000000"/>
                <w:sz w:val="16"/>
                <w:szCs w:val="16"/>
              </w:rPr>
              <w:t xml:space="preserve">           </w:t>
            </w:r>
          </w:p>
        </w:tc>
        <w:tc>
          <w:tcPr>
            <w:tcW w:w="7572" w:type="dxa"/>
          </w:tcPr>
          <w:p w14:paraId="5FF9760F"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 Clients</w:t>
            </w:r>
          </w:p>
          <w:p w14:paraId="003300E2"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Sous-domaine N1 = Profil</w:t>
            </w:r>
          </w:p>
          <w:p w14:paraId="3FB59300"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Sous-domaine N2 = Identité</w:t>
            </w:r>
          </w:p>
          <w:p w14:paraId="33D549FC" w14:textId="62B82894"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 xml:space="preserve">Exemple : </w:t>
            </w:r>
            <w:r w:rsidRPr="00EB19DB">
              <w:rPr>
                <w:rFonts w:ascii="Courier New" w:hAnsi="Courier New" w:cs="Courier New"/>
                <w:color w:val="000000"/>
                <w:sz w:val="16"/>
                <w:szCs w:val="16"/>
              </w:rPr>
              <w:t>Clients.Profil</w:t>
            </w:r>
            <w:r>
              <w:rPr>
                <w:rFonts w:ascii="Courier New" w:hAnsi="Courier New" w:cs="Courier New"/>
                <w:color w:val="000000"/>
                <w:sz w:val="16"/>
                <w:szCs w:val="16"/>
              </w:rPr>
              <w:t>e</w:t>
            </w:r>
            <w:r w:rsidRPr="00EB19DB">
              <w:rPr>
                <w:rFonts w:ascii="Courier New" w:hAnsi="Courier New" w:cs="Courier New"/>
                <w:color w:val="000000"/>
                <w:sz w:val="16"/>
                <w:szCs w:val="16"/>
              </w:rPr>
              <w:t>.Identit</w:t>
            </w:r>
            <w:r>
              <w:rPr>
                <w:rFonts w:ascii="Courier New" w:hAnsi="Courier New" w:cs="Courier New"/>
                <w:color w:val="000000"/>
                <w:sz w:val="16"/>
                <w:szCs w:val="16"/>
              </w:rPr>
              <w:t>ies</w:t>
            </w:r>
            <w:r w:rsidRPr="00EB19DB">
              <w:rPr>
                <w:rFonts w:ascii="Courier New" w:hAnsi="Courier New" w:cs="Courier New"/>
                <w:color w:val="000000"/>
                <w:sz w:val="16"/>
                <w:szCs w:val="16"/>
              </w:rPr>
              <w:t>.API</w:t>
            </w:r>
          </w:p>
          <w:p w14:paraId="18840863" w14:textId="77777777" w:rsidR="00DC1464" w:rsidRPr="00EB19DB" w:rsidRDefault="00DC1464" w:rsidP="00D80A42">
            <w:pPr>
              <w:rPr>
                <w:rFonts w:ascii="Courier New" w:hAnsi="Courier New" w:cs="Courier New"/>
                <w:color w:val="000000"/>
                <w:sz w:val="16"/>
                <w:szCs w:val="16"/>
              </w:rPr>
            </w:pPr>
          </w:p>
          <w:p w14:paraId="1C428E84" w14:textId="77777777"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Cet exemple su</w:t>
            </w:r>
            <w:r w:rsidRPr="00EB19DB">
              <w:rPr>
                <w:rFonts w:ascii="Courier New" w:hAnsi="Courier New" w:cs="Courier New"/>
                <w:color w:val="000000"/>
                <w:sz w:val="16"/>
                <w:szCs w:val="16"/>
              </w:rPr>
              <w:t>ppos</w:t>
            </w:r>
            <w:r>
              <w:rPr>
                <w:rFonts w:ascii="Courier New" w:hAnsi="Courier New" w:cs="Courier New"/>
                <w:color w:val="000000"/>
                <w:sz w:val="16"/>
                <w:szCs w:val="16"/>
              </w:rPr>
              <w:t>e</w:t>
            </w:r>
            <w:r w:rsidRPr="00EB19DB">
              <w:rPr>
                <w:rFonts w:ascii="Courier New" w:hAnsi="Courier New" w:cs="Courier New"/>
                <w:color w:val="000000"/>
                <w:sz w:val="16"/>
                <w:szCs w:val="16"/>
              </w:rPr>
              <w:t xml:space="preserve"> un véritable microservice de domaine dont le seul mandat est la gestion de l’identité du profil d’un client Loto-Québec. Donc, que sa persistance n’est pas nécessairement celle du RCU (idéalement) mais une persistance exclusive au microservice. </w:t>
            </w:r>
          </w:p>
          <w:p w14:paraId="40621B8B" w14:textId="77777777" w:rsidR="00DC1464" w:rsidRPr="00EB19DB" w:rsidRDefault="00DC1464" w:rsidP="00D80A42">
            <w:pPr>
              <w:rPr>
                <w:rFonts w:ascii="Courier New" w:hAnsi="Courier New" w:cs="Courier New"/>
                <w:sz w:val="16"/>
                <w:szCs w:val="16"/>
              </w:rPr>
            </w:pPr>
            <w:r w:rsidRPr="00EB19DB">
              <w:rPr>
                <w:rFonts w:ascii="Courier New" w:hAnsi="Courier New" w:cs="Courier New"/>
                <w:color w:val="000000"/>
                <w:sz w:val="16"/>
                <w:szCs w:val="16"/>
              </w:rPr>
              <w:t xml:space="preserve">Un microservice qui pourrait recevoir toute activité touchant l’identité du client via une architecture EDA (ex. MOM) et pourrait diffuser la mise à jour par principe de cohésion éventuelle </w:t>
            </w:r>
            <w:r>
              <w:rPr>
                <w:rFonts w:ascii="Courier New" w:hAnsi="Courier New" w:cs="Courier New"/>
                <w:color w:val="000000"/>
                <w:sz w:val="16"/>
                <w:szCs w:val="16"/>
              </w:rPr>
              <w:t>(</w:t>
            </w:r>
            <w:r w:rsidRPr="00425ED9">
              <w:rPr>
                <w:rFonts w:ascii="Courier New" w:hAnsi="Courier New" w:cs="Courier New"/>
                <w:i/>
                <w:color w:val="000000"/>
                <w:sz w:val="16"/>
                <w:szCs w:val="16"/>
              </w:rPr>
              <w:t>eventual consistency</w:t>
            </w:r>
            <w:r>
              <w:rPr>
                <w:rFonts w:ascii="Courier New" w:hAnsi="Courier New" w:cs="Courier New"/>
                <w:color w:val="000000"/>
                <w:sz w:val="16"/>
                <w:szCs w:val="16"/>
              </w:rPr>
              <w:t xml:space="preserve">) </w:t>
            </w:r>
            <w:r w:rsidRPr="00EB19DB">
              <w:rPr>
                <w:rFonts w:ascii="Courier New" w:hAnsi="Courier New" w:cs="Courier New"/>
                <w:color w:val="000000"/>
                <w:sz w:val="16"/>
                <w:szCs w:val="16"/>
              </w:rPr>
              <w:t>vers les autres systèmes qui conservent l’identité du client (en fonction de leur sous-domaine respectif). Ces systèmes s’abonnent alors à l’événement via un service applicatif qui normalise l’information à leur sous-domaine et met ainsi à jour l’identité du client dans le système en question. Le RCU étant typiquement l’un de ces systèmes.</w:t>
            </w:r>
          </w:p>
        </w:tc>
        <w:tc>
          <w:tcPr>
            <w:tcW w:w="1571" w:type="dxa"/>
          </w:tcPr>
          <w:p w14:paraId="0EC7892D" w14:textId="77777777" w:rsidR="00DC1464" w:rsidRPr="00EB19DB" w:rsidRDefault="00DC1464" w:rsidP="00D80A42">
            <w:pPr>
              <w:rPr>
                <w:rFonts w:ascii="Courier New" w:hAnsi="Courier New" w:cs="Courier New"/>
                <w:color w:val="000000"/>
                <w:sz w:val="16"/>
                <w:szCs w:val="16"/>
              </w:rPr>
            </w:pPr>
            <w:r w:rsidRPr="00EB19DB">
              <w:rPr>
                <w:rFonts w:ascii="Courier New" w:hAnsi="Courier New" w:cs="Courier New"/>
                <w:color w:val="000000"/>
                <w:sz w:val="16"/>
                <w:szCs w:val="16"/>
              </w:rPr>
              <w:t>Privée</w:t>
            </w:r>
          </w:p>
        </w:tc>
        <w:tc>
          <w:tcPr>
            <w:tcW w:w="1762" w:type="dxa"/>
          </w:tcPr>
          <w:p w14:paraId="17E6497C" w14:textId="6F829368"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(microservice)</w:t>
            </w:r>
          </w:p>
        </w:tc>
        <w:tc>
          <w:tcPr>
            <w:tcW w:w="1458" w:type="dxa"/>
          </w:tcPr>
          <w:p w14:paraId="58F95E51"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REST</w:t>
            </w:r>
          </w:p>
        </w:tc>
      </w:tr>
      <w:tr w:rsidR="00DC1464" w14:paraId="2BF2EDC4" w14:textId="77777777" w:rsidTr="00DC1464">
        <w:tc>
          <w:tcPr>
            <w:tcW w:w="5675" w:type="dxa"/>
          </w:tcPr>
          <w:p w14:paraId="41AD3095" w14:textId="1CA42146" w:rsidR="00DC1464" w:rsidRPr="00EB19DB" w:rsidRDefault="00DC1464" w:rsidP="00D80A42">
            <w:pPr>
              <w:rPr>
                <w:rFonts w:ascii="Courier New" w:hAnsi="Courier New" w:cs="Courier New"/>
                <w:sz w:val="16"/>
                <w:szCs w:val="16"/>
              </w:rPr>
            </w:pPr>
            <w:r>
              <w:rPr>
                <w:rFonts w:ascii="Courier New" w:hAnsi="Courier New" w:cs="Courier New"/>
                <w:b/>
                <w:color w:val="0000FF"/>
                <w:sz w:val="16"/>
                <w:szCs w:val="16"/>
              </w:rPr>
              <w:t>apiaff</w:t>
            </w:r>
            <w:r w:rsidRPr="00EB19DB">
              <w:rPr>
                <w:rFonts w:ascii="Courier New" w:hAnsi="Courier New" w:cs="Courier New"/>
                <w:color w:val="000000"/>
                <w:sz w:val="16"/>
                <w:szCs w:val="16"/>
              </w:rPr>
              <w:t>.loto-quebec.com/clients/profil</w:t>
            </w:r>
            <w:r>
              <w:rPr>
                <w:rFonts w:ascii="Courier New" w:hAnsi="Courier New" w:cs="Courier New"/>
                <w:color w:val="000000"/>
                <w:sz w:val="16"/>
                <w:szCs w:val="16"/>
              </w:rPr>
              <w:t>e</w:t>
            </w:r>
          </w:p>
        </w:tc>
        <w:tc>
          <w:tcPr>
            <w:tcW w:w="7572" w:type="dxa"/>
          </w:tcPr>
          <w:p w14:paraId="2C2D91FB"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Domaine = Clients</w:t>
            </w:r>
          </w:p>
          <w:p w14:paraId="6B461975"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Sous-domaine N1 = Profil</w:t>
            </w:r>
          </w:p>
          <w:p w14:paraId="7B4B7E15" w14:textId="77777777" w:rsidR="00DC1464" w:rsidRDefault="00DC1464" w:rsidP="00D80A42">
            <w:pPr>
              <w:rPr>
                <w:rFonts w:ascii="Courier New" w:hAnsi="Courier New" w:cs="Courier New"/>
                <w:color w:val="000000"/>
                <w:sz w:val="16"/>
                <w:szCs w:val="16"/>
              </w:rPr>
            </w:pPr>
          </w:p>
          <w:p w14:paraId="1A30F114" w14:textId="77777777" w:rsidR="00DC1464" w:rsidRDefault="00DC1464" w:rsidP="00D80A42">
            <w:pPr>
              <w:rPr>
                <w:rFonts w:ascii="Courier New" w:hAnsi="Courier New" w:cs="Courier New"/>
                <w:color w:val="000000"/>
                <w:sz w:val="16"/>
                <w:szCs w:val="16"/>
              </w:rPr>
            </w:pPr>
            <w:r w:rsidRPr="00EB19DB">
              <w:rPr>
                <w:rFonts w:ascii="Courier New" w:hAnsi="Courier New" w:cs="Courier New"/>
                <w:color w:val="000000"/>
                <w:sz w:val="16"/>
                <w:szCs w:val="16"/>
              </w:rPr>
              <w:t>Service d’affaires qui retourne l’information normalisée dans le modèle canonique client (ex. FournirProfilClient). Fait la composition de plusieurs informations liées au client (partie prenante individu, adresses, téléphones, segments, activités, programmes, informations de sites, etc.)</w:t>
            </w:r>
            <w:r>
              <w:rPr>
                <w:rFonts w:ascii="Courier New" w:hAnsi="Courier New" w:cs="Courier New"/>
                <w:color w:val="000000"/>
                <w:sz w:val="16"/>
                <w:szCs w:val="16"/>
              </w:rPr>
              <w:t>.</w:t>
            </w:r>
          </w:p>
          <w:p w14:paraId="629D5312" w14:textId="77777777"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Peut faire usage des microservices du sous-domaine Client N2 ou plus (en dessous du sous-domaine Clients.Profil) ou encore faire appel au service de façade (miniservice) du RCU.</w:t>
            </w:r>
          </w:p>
        </w:tc>
        <w:tc>
          <w:tcPr>
            <w:tcW w:w="1571" w:type="dxa"/>
          </w:tcPr>
          <w:p w14:paraId="4888CC54" w14:textId="77777777" w:rsidR="00DC1464" w:rsidRPr="00EB19DB" w:rsidRDefault="00DC1464" w:rsidP="00D80A42">
            <w:pPr>
              <w:rPr>
                <w:rFonts w:ascii="Courier New" w:hAnsi="Courier New" w:cs="Courier New"/>
                <w:color w:val="000000"/>
                <w:sz w:val="16"/>
                <w:szCs w:val="16"/>
              </w:rPr>
            </w:pPr>
            <w:r w:rsidRPr="00EB19DB">
              <w:rPr>
                <w:rFonts w:ascii="Courier New" w:hAnsi="Courier New" w:cs="Courier New"/>
                <w:color w:val="000000"/>
                <w:sz w:val="16"/>
                <w:szCs w:val="16"/>
              </w:rPr>
              <w:t>Privée</w:t>
            </w:r>
          </w:p>
        </w:tc>
        <w:tc>
          <w:tcPr>
            <w:tcW w:w="1762" w:type="dxa"/>
          </w:tcPr>
          <w:p w14:paraId="431396D8" w14:textId="77777777" w:rsidR="00DC1464" w:rsidRPr="00EB19DB" w:rsidRDefault="00DC1464" w:rsidP="00D80A42">
            <w:pPr>
              <w:rPr>
                <w:rFonts w:ascii="Courier New" w:hAnsi="Courier New" w:cs="Courier New"/>
                <w:color w:val="000000"/>
                <w:sz w:val="16"/>
                <w:szCs w:val="16"/>
              </w:rPr>
            </w:pPr>
            <w:r>
              <w:rPr>
                <w:rFonts w:ascii="Courier New" w:hAnsi="Courier New" w:cs="Courier New"/>
                <w:color w:val="000000"/>
                <w:sz w:val="16"/>
                <w:szCs w:val="16"/>
              </w:rPr>
              <w:t>Affaires</w:t>
            </w:r>
          </w:p>
        </w:tc>
        <w:tc>
          <w:tcPr>
            <w:tcW w:w="1458" w:type="dxa"/>
          </w:tcPr>
          <w:p w14:paraId="3C33D804" w14:textId="77777777" w:rsidR="00DC1464" w:rsidRDefault="00DC1464" w:rsidP="00D80A42">
            <w:pPr>
              <w:rPr>
                <w:rFonts w:ascii="Courier New" w:hAnsi="Courier New" w:cs="Courier New"/>
                <w:color w:val="000000"/>
                <w:sz w:val="16"/>
                <w:szCs w:val="16"/>
              </w:rPr>
            </w:pPr>
            <w:r>
              <w:rPr>
                <w:rFonts w:ascii="Courier New" w:hAnsi="Courier New" w:cs="Courier New"/>
                <w:color w:val="000000"/>
                <w:sz w:val="16"/>
                <w:szCs w:val="16"/>
              </w:rPr>
              <w:t>REST</w:t>
            </w:r>
          </w:p>
        </w:tc>
      </w:tr>
      <w:tr w:rsidR="00DC1464" w14:paraId="2512C79B" w14:textId="77777777" w:rsidTr="00DC1464">
        <w:tc>
          <w:tcPr>
            <w:tcW w:w="5675" w:type="dxa"/>
          </w:tcPr>
          <w:p w14:paraId="219849A7" w14:textId="03503FAF" w:rsidR="00DC1464" w:rsidRPr="00EB19DB" w:rsidRDefault="00DC1464" w:rsidP="004427E7">
            <w:pPr>
              <w:rPr>
                <w:rFonts w:ascii="Courier New" w:hAnsi="Courier New" w:cs="Courier New"/>
                <w:sz w:val="16"/>
                <w:szCs w:val="16"/>
              </w:rPr>
            </w:pPr>
            <w:r>
              <w:rPr>
                <w:rFonts w:ascii="Courier New" w:hAnsi="Courier New" w:cs="Courier New"/>
                <w:b/>
                <w:color w:val="0000FF"/>
                <w:sz w:val="16"/>
                <w:szCs w:val="16"/>
              </w:rPr>
              <w:t>public-gw</w:t>
            </w:r>
            <w:r>
              <w:rPr>
                <w:rFonts w:ascii="Courier New" w:hAnsi="Courier New" w:cs="Courier New"/>
                <w:color w:val="000000"/>
                <w:sz w:val="16"/>
                <w:szCs w:val="16"/>
              </w:rPr>
              <w:t>.loto</w:t>
            </w:r>
            <w:r w:rsidRPr="00EB19DB">
              <w:rPr>
                <w:rFonts w:ascii="Courier New" w:hAnsi="Courier New" w:cs="Courier New"/>
                <w:color w:val="000000"/>
                <w:sz w:val="16"/>
                <w:szCs w:val="16"/>
              </w:rPr>
              <w:t>quebec.com/</w:t>
            </w:r>
            <w:r>
              <w:rPr>
                <w:rFonts w:ascii="Courier New" w:hAnsi="Courier New" w:cs="Courier New"/>
                <w:color w:val="000000"/>
                <w:sz w:val="16"/>
                <w:szCs w:val="16"/>
              </w:rPr>
              <w:t>dialog-insight/</w:t>
            </w:r>
            <w:r w:rsidRPr="00EB19DB">
              <w:rPr>
                <w:rFonts w:ascii="Courier New" w:hAnsi="Courier New" w:cs="Courier New"/>
                <w:color w:val="000000"/>
                <w:sz w:val="16"/>
                <w:szCs w:val="16"/>
              </w:rPr>
              <w:t>clients/profil</w:t>
            </w:r>
            <w:r>
              <w:rPr>
                <w:rFonts w:ascii="Courier New" w:hAnsi="Courier New" w:cs="Courier New"/>
                <w:color w:val="000000"/>
                <w:sz w:val="16"/>
                <w:szCs w:val="16"/>
              </w:rPr>
              <w:t>e</w:t>
            </w:r>
          </w:p>
        </w:tc>
        <w:tc>
          <w:tcPr>
            <w:tcW w:w="7572" w:type="dxa"/>
          </w:tcPr>
          <w:p w14:paraId="6A4E5026" w14:textId="77777777" w:rsidR="00DC1464" w:rsidRDefault="00DC1464" w:rsidP="00D80A42">
            <w:pPr>
              <w:rPr>
                <w:rFonts w:ascii="Courier New" w:hAnsi="Courier New" w:cs="Courier New"/>
                <w:sz w:val="16"/>
                <w:szCs w:val="16"/>
              </w:rPr>
            </w:pPr>
            <w:r>
              <w:rPr>
                <w:rFonts w:ascii="Courier New" w:hAnsi="Courier New" w:cs="Courier New"/>
                <w:sz w:val="16"/>
                <w:szCs w:val="16"/>
              </w:rPr>
              <w:t>Exposition externe d’une API privée. Passage par l’API Gateway public. Réécriture SSL. Redirection vers l’URL interne correspondante (ex. via service de découverte).</w:t>
            </w:r>
          </w:p>
          <w:p w14:paraId="5965C2C1" w14:textId="77777777" w:rsidR="00DC1464" w:rsidRDefault="00DC1464" w:rsidP="00D80A42">
            <w:pPr>
              <w:rPr>
                <w:rFonts w:ascii="Courier New" w:hAnsi="Courier New" w:cs="Courier New"/>
                <w:sz w:val="16"/>
                <w:szCs w:val="16"/>
              </w:rPr>
            </w:pPr>
            <w:r>
              <w:rPr>
                <w:rFonts w:ascii="Courier New" w:hAnsi="Courier New" w:cs="Courier New"/>
                <w:sz w:val="16"/>
                <w:szCs w:val="16"/>
              </w:rPr>
              <w:t xml:space="preserve">Authentification avec protocole autorisé (ex. SAML, OAuth ou OIDC), clé secrète et/ou filtrage IP. </w:t>
            </w:r>
          </w:p>
          <w:p w14:paraId="2FED571B" w14:textId="77777777" w:rsidR="00DC1464" w:rsidRDefault="00DC1464" w:rsidP="00D80A42">
            <w:pPr>
              <w:rPr>
                <w:rFonts w:ascii="Courier New" w:hAnsi="Courier New" w:cs="Courier New"/>
                <w:sz w:val="16"/>
                <w:szCs w:val="16"/>
              </w:rPr>
            </w:pPr>
            <w:r>
              <w:rPr>
                <w:rFonts w:ascii="Courier New" w:hAnsi="Courier New" w:cs="Courier New"/>
                <w:sz w:val="16"/>
                <w:szCs w:val="16"/>
              </w:rPr>
              <w:t>Combinée à un flux OAuth-OBO ou OAuth-CCF au moment de la réécriture SSL et redirection.</w:t>
            </w:r>
          </w:p>
          <w:p w14:paraId="3F337D5A" w14:textId="77777777" w:rsidR="00DC1464" w:rsidRDefault="00DC1464" w:rsidP="00D80A42">
            <w:pPr>
              <w:rPr>
                <w:rFonts w:ascii="Courier New" w:hAnsi="Courier New" w:cs="Courier New"/>
                <w:sz w:val="16"/>
                <w:szCs w:val="16"/>
              </w:rPr>
            </w:pPr>
          </w:p>
          <w:p w14:paraId="355CB7AB" w14:textId="77777777" w:rsidR="00DC1464" w:rsidRDefault="00DC1464" w:rsidP="00D80A42">
            <w:pPr>
              <w:rPr>
                <w:rFonts w:ascii="Courier New" w:hAnsi="Courier New" w:cs="Courier New"/>
                <w:sz w:val="16"/>
                <w:szCs w:val="16"/>
              </w:rPr>
            </w:pPr>
            <w:r>
              <w:rPr>
                <w:rFonts w:ascii="Courier New" w:hAnsi="Courier New" w:cs="Courier New"/>
                <w:sz w:val="16"/>
                <w:szCs w:val="16"/>
              </w:rPr>
              <w:t>Exemple fictif :</w:t>
            </w:r>
          </w:p>
          <w:p w14:paraId="40FEEA05" w14:textId="77777777" w:rsidR="00DC1464" w:rsidRDefault="00DC1464" w:rsidP="00D80A42">
            <w:pPr>
              <w:rPr>
                <w:rFonts w:ascii="Courier New" w:hAnsi="Courier New" w:cs="Courier New"/>
                <w:sz w:val="16"/>
                <w:szCs w:val="16"/>
              </w:rPr>
            </w:pPr>
            <w:r>
              <w:rPr>
                <w:rFonts w:ascii="Courier New" w:hAnsi="Courier New" w:cs="Courier New"/>
                <w:sz w:val="16"/>
                <w:szCs w:val="16"/>
              </w:rPr>
              <w:t>Un système comme Dialog Insight qui appellerait un service d’affaires pour mettre à jour (dans le RCU et autres systèmes par orchestration) le profil d’un client suite à un exercice de segmentation…</w:t>
            </w:r>
          </w:p>
          <w:p w14:paraId="0E64A5ED" w14:textId="77777777" w:rsidR="00DC1464" w:rsidRDefault="00DC1464" w:rsidP="00D80A42">
            <w:pPr>
              <w:rPr>
                <w:rFonts w:ascii="Courier New" w:hAnsi="Courier New" w:cs="Courier New"/>
                <w:sz w:val="16"/>
                <w:szCs w:val="16"/>
              </w:rPr>
            </w:pPr>
            <w:r>
              <w:rPr>
                <w:rFonts w:ascii="Courier New" w:hAnsi="Courier New" w:cs="Courier New"/>
                <w:sz w:val="16"/>
                <w:szCs w:val="16"/>
              </w:rPr>
              <w:t xml:space="preserve">Redirection typique vers </w:t>
            </w:r>
          </w:p>
          <w:p w14:paraId="463E1BFC" w14:textId="5E4974DD" w:rsidR="00DC1464" w:rsidRDefault="00DC1464" w:rsidP="00D80A42">
            <w:pPr>
              <w:rPr>
                <w:rFonts w:ascii="Courier New" w:hAnsi="Courier New" w:cs="Courier New"/>
                <w:color w:val="000000"/>
                <w:sz w:val="16"/>
                <w:szCs w:val="16"/>
              </w:rPr>
            </w:pPr>
            <w:r w:rsidRPr="0074454A">
              <w:rPr>
                <w:rFonts w:ascii="Courier New" w:hAnsi="Courier New" w:cs="Courier New"/>
                <w:b/>
                <w:color w:val="000000"/>
                <w:sz w:val="16"/>
                <w:szCs w:val="16"/>
              </w:rPr>
              <w:t>soe</w:t>
            </w:r>
            <w:r w:rsidRPr="00EB19DB">
              <w:rPr>
                <w:rFonts w:ascii="Courier New" w:hAnsi="Courier New" w:cs="Courier New"/>
                <w:color w:val="000000"/>
                <w:sz w:val="16"/>
                <w:szCs w:val="16"/>
              </w:rPr>
              <w:t>.loto-quebec.com/</w:t>
            </w:r>
            <w:r>
              <w:rPr>
                <w:rFonts w:ascii="Courier New" w:hAnsi="Courier New" w:cs="Courier New"/>
                <w:color w:val="000000"/>
                <w:sz w:val="16"/>
                <w:szCs w:val="16"/>
              </w:rPr>
              <w:t>dialog-insight/</w:t>
            </w:r>
            <w:r w:rsidRPr="00EB19DB">
              <w:rPr>
                <w:rFonts w:ascii="Courier New" w:hAnsi="Courier New" w:cs="Courier New"/>
                <w:color w:val="000000"/>
                <w:sz w:val="16"/>
                <w:szCs w:val="16"/>
              </w:rPr>
              <w:t>clients/profil</w:t>
            </w:r>
            <w:r>
              <w:rPr>
                <w:rFonts w:ascii="Courier New" w:hAnsi="Courier New" w:cs="Courier New"/>
                <w:color w:val="000000"/>
                <w:sz w:val="16"/>
                <w:szCs w:val="16"/>
              </w:rPr>
              <w:t>e</w:t>
            </w:r>
          </w:p>
          <w:p w14:paraId="57C476CD" w14:textId="77777777" w:rsidR="00DC1464" w:rsidRPr="0089040D" w:rsidRDefault="00DC1464" w:rsidP="00D80A42">
            <w:pPr>
              <w:rPr>
                <w:rFonts w:ascii="Courier New" w:hAnsi="Courier New" w:cs="Courier New"/>
                <w:color w:val="000000"/>
                <w:sz w:val="16"/>
                <w:szCs w:val="16"/>
              </w:rPr>
            </w:pPr>
            <w:r w:rsidRPr="0089040D">
              <w:rPr>
                <w:rFonts w:ascii="Courier New" w:hAnsi="Courier New" w:cs="Courier New"/>
                <w:color w:val="000000"/>
                <w:sz w:val="16"/>
                <w:szCs w:val="16"/>
              </w:rPr>
              <w:t xml:space="preserve">ou </w:t>
            </w:r>
          </w:p>
          <w:p w14:paraId="270E71AA" w14:textId="60F7218F" w:rsidR="00DC1464" w:rsidRPr="00EB19DB" w:rsidRDefault="00DC1464" w:rsidP="00D80A42">
            <w:pPr>
              <w:rPr>
                <w:rFonts w:ascii="Courier New" w:hAnsi="Courier New" w:cs="Courier New"/>
                <w:sz w:val="16"/>
                <w:szCs w:val="16"/>
              </w:rPr>
            </w:pPr>
            <w:r w:rsidRPr="0074454A">
              <w:rPr>
                <w:rFonts w:ascii="Courier New" w:hAnsi="Courier New" w:cs="Courier New"/>
                <w:b/>
                <w:color w:val="000000"/>
                <w:sz w:val="16"/>
                <w:szCs w:val="16"/>
              </w:rPr>
              <w:t>soa</w:t>
            </w:r>
            <w:r w:rsidRPr="00EB19DB">
              <w:rPr>
                <w:rFonts w:ascii="Courier New" w:hAnsi="Courier New" w:cs="Courier New"/>
                <w:color w:val="000000"/>
                <w:sz w:val="16"/>
                <w:szCs w:val="16"/>
              </w:rPr>
              <w:t>.loto-quebec.com/clients/profil</w:t>
            </w:r>
            <w:r>
              <w:rPr>
                <w:rFonts w:ascii="Courier New" w:hAnsi="Courier New" w:cs="Courier New"/>
                <w:color w:val="000000"/>
                <w:sz w:val="16"/>
                <w:szCs w:val="16"/>
              </w:rPr>
              <w:t>e</w:t>
            </w:r>
          </w:p>
        </w:tc>
        <w:tc>
          <w:tcPr>
            <w:tcW w:w="1571" w:type="dxa"/>
          </w:tcPr>
          <w:p w14:paraId="702B3C67" w14:textId="77777777" w:rsidR="00DC1464" w:rsidRPr="00EB19DB" w:rsidRDefault="00DC1464" w:rsidP="00D80A42">
            <w:pPr>
              <w:rPr>
                <w:rFonts w:ascii="Courier New" w:hAnsi="Courier New" w:cs="Courier New"/>
                <w:sz w:val="16"/>
                <w:szCs w:val="16"/>
              </w:rPr>
            </w:pPr>
            <w:r>
              <w:rPr>
                <w:rFonts w:ascii="Courier New" w:hAnsi="Courier New" w:cs="Courier New"/>
                <w:sz w:val="16"/>
                <w:szCs w:val="16"/>
              </w:rPr>
              <w:t>Publique</w:t>
            </w:r>
          </w:p>
        </w:tc>
        <w:tc>
          <w:tcPr>
            <w:tcW w:w="1762" w:type="dxa"/>
          </w:tcPr>
          <w:p w14:paraId="7BA03485" w14:textId="39B0A39C" w:rsidR="00DC1464" w:rsidRDefault="00DC1464" w:rsidP="00D80A42">
            <w:pPr>
              <w:rPr>
                <w:rFonts w:ascii="Courier New" w:hAnsi="Courier New" w:cs="Courier New"/>
                <w:sz w:val="16"/>
                <w:szCs w:val="16"/>
              </w:rPr>
            </w:pPr>
            <w:r>
              <w:rPr>
                <w:rFonts w:ascii="Courier New" w:hAnsi="Courier New" w:cs="Courier New"/>
                <w:sz w:val="16"/>
                <w:szCs w:val="16"/>
              </w:rPr>
              <w:t>Médiateur</w:t>
            </w:r>
          </w:p>
        </w:tc>
        <w:tc>
          <w:tcPr>
            <w:tcW w:w="1458" w:type="dxa"/>
          </w:tcPr>
          <w:p w14:paraId="7BD492DB" w14:textId="77777777" w:rsidR="00DC1464" w:rsidRDefault="00DC1464" w:rsidP="00D80A42">
            <w:pPr>
              <w:rPr>
                <w:rFonts w:ascii="Courier New" w:hAnsi="Courier New" w:cs="Courier New"/>
                <w:sz w:val="16"/>
                <w:szCs w:val="16"/>
              </w:rPr>
            </w:pPr>
            <w:r>
              <w:rPr>
                <w:rFonts w:ascii="Courier New" w:hAnsi="Courier New" w:cs="Courier New"/>
                <w:color w:val="000000"/>
                <w:sz w:val="16"/>
                <w:szCs w:val="16"/>
              </w:rPr>
              <w:t>REST</w:t>
            </w:r>
          </w:p>
        </w:tc>
      </w:tr>
      <w:tr w:rsidR="00DC1464" w14:paraId="329374B8" w14:textId="77777777" w:rsidTr="00DC1464">
        <w:tc>
          <w:tcPr>
            <w:tcW w:w="5675" w:type="dxa"/>
          </w:tcPr>
          <w:p w14:paraId="5C805C73" w14:textId="623454C3" w:rsidR="00DC1464" w:rsidRPr="00405619" w:rsidRDefault="00DC1464" w:rsidP="004427E7">
            <w:pPr>
              <w:rPr>
                <w:rFonts w:ascii="Courier New" w:hAnsi="Courier New" w:cs="Courier New"/>
                <w:sz w:val="16"/>
                <w:szCs w:val="16"/>
                <w:lang w:val="en-CA"/>
              </w:rPr>
            </w:pPr>
            <w:r w:rsidRPr="00405619">
              <w:rPr>
                <w:rFonts w:ascii="Courier New" w:hAnsi="Courier New" w:cs="Courier New"/>
                <w:b/>
                <w:color w:val="0000FF"/>
                <w:sz w:val="16"/>
                <w:szCs w:val="16"/>
                <w:lang w:val="en-CA"/>
              </w:rPr>
              <w:t>public-gw</w:t>
            </w:r>
            <w:r w:rsidRPr="00405619">
              <w:rPr>
                <w:rFonts w:ascii="Courier New" w:hAnsi="Courier New" w:cs="Courier New"/>
                <w:color w:val="000000"/>
                <w:sz w:val="16"/>
                <w:szCs w:val="16"/>
                <w:lang w:val="en-CA"/>
              </w:rPr>
              <w:t>.lotoquebec.com/openbet/clients/account/payment</w:t>
            </w:r>
          </w:p>
        </w:tc>
        <w:tc>
          <w:tcPr>
            <w:tcW w:w="7572" w:type="dxa"/>
          </w:tcPr>
          <w:p w14:paraId="43678B22" w14:textId="77777777" w:rsidR="00DC1464" w:rsidRDefault="00DC1464" w:rsidP="00D80A42">
            <w:pPr>
              <w:rPr>
                <w:rFonts w:ascii="Courier New" w:hAnsi="Courier New" w:cs="Courier New"/>
                <w:sz w:val="16"/>
                <w:szCs w:val="16"/>
              </w:rPr>
            </w:pPr>
            <w:r>
              <w:rPr>
                <w:rFonts w:ascii="Courier New" w:hAnsi="Courier New" w:cs="Courier New"/>
                <w:sz w:val="16"/>
                <w:szCs w:val="16"/>
              </w:rPr>
              <w:t>Idem.</w:t>
            </w:r>
          </w:p>
          <w:p w14:paraId="76516BA5" w14:textId="77777777" w:rsidR="00DC1464" w:rsidRDefault="00DC1464" w:rsidP="00D80A42">
            <w:pPr>
              <w:rPr>
                <w:rFonts w:ascii="Courier New" w:hAnsi="Courier New" w:cs="Courier New"/>
                <w:sz w:val="16"/>
                <w:szCs w:val="16"/>
              </w:rPr>
            </w:pPr>
            <w:r>
              <w:rPr>
                <w:rFonts w:ascii="Courier New" w:hAnsi="Courier New" w:cs="Courier New"/>
                <w:sz w:val="16"/>
                <w:szCs w:val="16"/>
              </w:rPr>
              <w:t>Exemple fictif de Paysafe qui appellerait l’API de OpenBet dans la zone publique JHA-DMZ de LQ.</w:t>
            </w:r>
          </w:p>
          <w:p w14:paraId="2C9B800B" w14:textId="77777777" w:rsidR="00DC1464" w:rsidRDefault="00DC1464" w:rsidP="00D80A42">
            <w:pPr>
              <w:rPr>
                <w:rFonts w:ascii="Courier New" w:hAnsi="Courier New" w:cs="Courier New"/>
                <w:sz w:val="16"/>
                <w:szCs w:val="16"/>
              </w:rPr>
            </w:pPr>
          </w:p>
          <w:p w14:paraId="648BFD6F" w14:textId="77777777" w:rsidR="00DC1464" w:rsidRDefault="00DC1464" w:rsidP="00D80A42">
            <w:pPr>
              <w:rPr>
                <w:rFonts w:ascii="Courier New" w:hAnsi="Courier New" w:cs="Courier New"/>
                <w:sz w:val="16"/>
                <w:szCs w:val="16"/>
              </w:rPr>
            </w:pPr>
            <w:r>
              <w:rPr>
                <w:rFonts w:ascii="Courier New" w:hAnsi="Courier New" w:cs="Courier New"/>
                <w:sz w:val="16"/>
                <w:szCs w:val="16"/>
              </w:rPr>
              <w:t>Redirection typique vers</w:t>
            </w:r>
          </w:p>
          <w:p w14:paraId="69868A8D" w14:textId="77777777" w:rsidR="00DC1464" w:rsidRDefault="00DC1464" w:rsidP="00D80A42">
            <w:pPr>
              <w:rPr>
                <w:rFonts w:ascii="Courier New" w:hAnsi="Courier New" w:cs="Courier New"/>
                <w:color w:val="000000"/>
                <w:sz w:val="16"/>
                <w:szCs w:val="16"/>
              </w:rPr>
            </w:pPr>
            <w:r w:rsidRPr="0074454A">
              <w:rPr>
                <w:rFonts w:ascii="Courier New" w:hAnsi="Courier New" w:cs="Courier New"/>
                <w:b/>
                <w:color w:val="000000"/>
                <w:sz w:val="16"/>
                <w:szCs w:val="16"/>
              </w:rPr>
              <w:t>apiapp</w:t>
            </w:r>
            <w:r w:rsidRPr="00EB19DB">
              <w:rPr>
                <w:rFonts w:ascii="Courier New" w:hAnsi="Courier New" w:cs="Courier New"/>
                <w:color w:val="000000"/>
                <w:sz w:val="16"/>
                <w:szCs w:val="16"/>
              </w:rPr>
              <w:t>.loto-queb</w:t>
            </w:r>
            <w:r>
              <w:rPr>
                <w:rFonts w:ascii="Courier New" w:hAnsi="Courier New" w:cs="Courier New"/>
                <w:color w:val="000000"/>
                <w:sz w:val="16"/>
                <w:szCs w:val="16"/>
              </w:rPr>
              <w:t xml:space="preserve">ec.com/openbet/clients/account/payment </w:t>
            </w:r>
          </w:p>
          <w:p w14:paraId="2C345A9A" w14:textId="77777777" w:rsidR="00DC1464" w:rsidRDefault="00DC1464" w:rsidP="00D80A42">
            <w:pPr>
              <w:rPr>
                <w:rFonts w:ascii="Courier New" w:hAnsi="Courier New" w:cs="Courier New"/>
                <w:color w:val="000000"/>
                <w:sz w:val="16"/>
                <w:szCs w:val="16"/>
              </w:rPr>
            </w:pPr>
          </w:p>
          <w:p w14:paraId="6F84991D" w14:textId="32974404" w:rsidR="00DC1464" w:rsidRPr="00EB19DB" w:rsidRDefault="00DC1464" w:rsidP="00FA0CB9">
            <w:pPr>
              <w:rPr>
                <w:rFonts w:ascii="Courier New" w:hAnsi="Courier New" w:cs="Courier New"/>
                <w:sz w:val="16"/>
                <w:szCs w:val="16"/>
              </w:rPr>
            </w:pPr>
            <w:r w:rsidRPr="00A67B62">
              <w:rPr>
                <w:rFonts w:ascii="Courier New" w:hAnsi="Courier New" w:cs="Courier New"/>
                <w:color w:val="FF0000"/>
                <w:sz w:val="16"/>
                <w:szCs w:val="16"/>
              </w:rPr>
              <w:t xml:space="preserve">Voir </w:t>
            </w:r>
            <w:r>
              <w:rPr>
                <w:rFonts w:ascii="Courier New" w:hAnsi="Courier New" w:cs="Courier New"/>
                <w:color w:val="FF0000"/>
                <w:sz w:val="16"/>
                <w:szCs w:val="16"/>
              </w:rPr>
              <w:t>a</w:t>
            </w:r>
            <w:r w:rsidRPr="00A67B62">
              <w:rPr>
                <w:rFonts w:ascii="Courier New" w:hAnsi="Courier New" w:cs="Courier New"/>
                <w:color w:val="FF0000"/>
                <w:sz w:val="16"/>
                <w:szCs w:val="16"/>
              </w:rPr>
              <w:t>vec Louis-Julie</w:t>
            </w:r>
            <w:r>
              <w:rPr>
                <w:rFonts w:ascii="Courier New" w:hAnsi="Courier New" w:cs="Courier New"/>
                <w:color w:val="FF0000"/>
                <w:sz w:val="16"/>
                <w:szCs w:val="16"/>
              </w:rPr>
              <w:t>n si cohérent</w:t>
            </w:r>
          </w:p>
        </w:tc>
        <w:tc>
          <w:tcPr>
            <w:tcW w:w="1571" w:type="dxa"/>
          </w:tcPr>
          <w:p w14:paraId="4CF2DF33" w14:textId="77777777" w:rsidR="00DC1464" w:rsidRPr="00EB19DB" w:rsidRDefault="00DC1464" w:rsidP="00D80A42">
            <w:pPr>
              <w:rPr>
                <w:rFonts w:ascii="Courier New" w:hAnsi="Courier New" w:cs="Courier New"/>
                <w:sz w:val="16"/>
                <w:szCs w:val="16"/>
              </w:rPr>
            </w:pPr>
            <w:r>
              <w:rPr>
                <w:rFonts w:ascii="Courier New" w:hAnsi="Courier New" w:cs="Courier New"/>
                <w:sz w:val="16"/>
                <w:szCs w:val="16"/>
              </w:rPr>
              <w:t>Publique</w:t>
            </w:r>
          </w:p>
        </w:tc>
        <w:tc>
          <w:tcPr>
            <w:tcW w:w="1762" w:type="dxa"/>
          </w:tcPr>
          <w:p w14:paraId="5DE02AD8" w14:textId="1186ED8C" w:rsidR="00DC1464" w:rsidRDefault="00DC1464" w:rsidP="00DC1464">
            <w:pPr>
              <w:rPr>
                <w:rFonts w:ascii="Courier New" w:hAnsi="Courier New" w:cs="Courier New"/>
                <w:sz w:val="16"/>
                <w:szCs w:val="16"/>
              </w:rPr>
            </w:pPr>
            <w:r>
              <w:rPr>
                <w:rFonts w:ascii="Courier New" w:hAnsi="Courier New" w:cs="Courier New"/>
                <w:sz w:val="16"/>
                <w:szCs w:val="16"/>
              </w:rPr>
              <w:t>Médiateur</w:t>
            </w:r>
          </w:p>
        </w:tc>
        <w:tc>
          <w:tcPr>
            <w:tcW w:w="1458" w:type="dxa"/>
          </w:tcPr>
          <w:p w14:paraId="3D70FC7F" w14:textId="77777777" w:rsidR="00DC1464" w:rsidRDefault="00DC1464" w:rsidP="00D80A42">
            <w:pPr>
              <w:rPr>
                <w:rFonts w:ascii="Courier New" w:hAnsi="Courier New" w:cs="Courier New"/>
                <w:sz w:val="16"/>
                <w:szCs w:val="16"/>
              </w:rPr>
            </w:pPr>
            <w:r>
              <w:rPr>
                <w:rFonts w:ascii="Courier New" w:hAnsi="Courier New" w:cs="Courier New"/>
                <w:color w:val="000000"/>
                <w:sz w:val="16"/>
                <w:szCs w:val="16"/>
              </w:rPr>
              <w:t>REST</w:t>
            </w:r>
          </w:p>
        </w:tc>
      </w:tr>
      <w:tr w:rsidR="00DC1464" w14:paraId="697B23FE" w14:textId="77777777" w:rsidTr="00DC1464">
        <w:tc>
          <w:tcPr>
            <w:tcW w:w="5675" w:type="dxa"/>
          </w:tcPr>
          <w:p w14:paraId="5DF195DA" w14:textId="2C6FA921" w:rsidR="00DC1464" w:rsidRPr="00EB19DB" w:rsidRDefault="00DC1464" w:rsidP="004427E7">
            <w:pPr>
              <w:rPr>
                <w:rFonts w:ascii="Courier New" w:hAnsi="Courier New" w:cs="Courier New"/>
                <w:color w:val="000000"/>
                <w:sz w:val="16"/>
                <w:szCs w:val="16"/>
              </w:rPr>
            </w:pPr>
            <w:r>
              <w:rPr>
                <w:rFonts w:ascii="Courier New" w:hAnsi="Courier New" w:cs="Courier New"/>
                <w:b/>
                <w:color w:val="0000FF"/>
                <w:sz w:val="16"/>
                <w:szCs w:val="16"/>
              </w:rPr>
              <w:t>a</w:t>
            </w:r>
            <w:r w:rsidRPr="00183654">
              <w:rPr>
                <w:rFonts w:ascii="Courier New" w:hAnsi="Courier New" w:cs="Courier New"/>
                <w:b/>
                <w:color w:val="0000FF"/>
                <w:sz w:val="16"/>
                <w:szCs w:val="16"/>
              </w:rPr>
              <w:t>piapp</w:t>
            </w:r>
            <w:r>
              <w:rPr>
                <w:rFonts w:ascii="Courier New" w:hAnsi="Courier New" w:cs="Courier New"/>
                <w:color w:val="000000"/>
                <w:sz w:val="16"/>
                <w:szCs w:val="16"/>
              </w:rPr>
              <w:t>.loto-quebec.com/clients/profile/identities/graph/</w:t>
            </w:r>
          </w:p>
        </w:tc>
        <w:tc>
          <w:tcPr>
            <w:tcW w:w="7572" w:type="dxa"/>
          </w:tcPr>
          <w:p w14:paraId="180EB253" w14:textId="12B00A9F" w:rsidR="00DC1464" w:rsidRDefault="00DC1464" w:rsidP="00D80A42">
            <w:pPr>
              <w:rPr>
                <w:rFonts w:ascii="Courier New" w:hAnsi="Courier New" w:cs="Courier New"/>
                <w:sz w:val="16"/>
                <w:szCs w:val="16"/>
              </w:rPr>
            </w:pPr>
            <w:r>
              <w:rPr>
                <w:rFonts w:ascii="Courier New" w:hAnsi="Courier New" w:cs="Courier New"/>
                <w:sz w:val="16"/>
                <w:szCs w:val="16"/>
              </w:rPr>
              <w:t>Rend possible l’utilisation des mécanismes de requêtes « GraphQL » vers le service de domaine sous-jacent.</w:t>
            </w:r>
          </w:p>
        </w:tc>
        <w:tc>
          <w:tcPr>
            <w:tcW w:w="1571" w:type="dxa"/>
          </w:tcPr>
          <w:p w14:paraId="06DBE3BC" w14:textId="77777777" w:rsidR="00DC1464" w:rsidRDefault="00DC1464" w:rsidP="00D80A42">
            <w:pPr>
              <w:rPr>
                <w:rFonts w:ascii="Courier New" w:hAnsi="Courier New" w:cs="Courier New"/>
                <w:sz w:val="16"/>
                <w:szCs w:val="16"/>
              </w:rPr>
            </w:pPr>
            <w:r>
              <w:rPr>
                <w:rFonts w:ascii="Courier New" w:hAnsi="Courier New" w:cs="Courier New"/>
                <w:sz w:val="16"/>
                <w:szCs w:val="16"/>
              </w:rPr>
              <w:t>Privée</w:t>
            </w:r>
          </w:p>
        </w:tc>
        <w:tc>
          <w:tcPr>
            <w:tcW w:w="1762" w:type="dxa"/>
          </w:tcPr>
          <w:p w14:paraId="3CBC6502" w14:textId="6019A18B" w:rsidR="00DC1464" w:rsidRDefault="00DC1464" w:rsidP="00DC1464">
            <w:pPr>
              <w:rPr>
                <w:rFonts w:ascii="Courier New" w:hAnsi="Courier New" w:cs="Courier New"/>
                <w:sz w:val="16"/>
                <w:szCs w:val="16"/>
              </w:rPr>
            </w:pPr>
            <w:r>
              <w:rPr>
                <w:rFonts w:ascii="Courier New" w:hAnsi="Courier New" w:cs="Courier New"/>
                <w:sz w:val="16"/>
                <w:szCs w:val="16"/>
              </w:rPr>
              <w:t>Applicatif</w:t>
            </w:r>
          </w:p>
        </w:tc>
        <w:tc>
          <w:tcPr>
            <w:tcW w:w="1458" w:type="dxa"/>
          </w:tcPr>
          <w:p w14:paraId="05C17391" w14:textId="1D8A6C3E" w:rsidR="00DC1464" w:rsidRDefault="00DC1464" w:rsidP="00523025">
            <w:pPr>
              <w:rPr>
                <w:rFonts w:ascii="Courier New" w:hAnsi="Courier New" w:cs="Courier New"/>
                <w:sz w:val="16"/>
                <w:szCs w:val="16"/>
              </w:rPr>
            </w:pPr>
            <w:r>
              <w:rPr>
                <w:rFonts w:ascii="Courier New" w:hAnsi="Courier New" w:cs="Courier New"/>
                <w:sz w:val="16"/>
                <w:szCs w:val="16"/>
              </w:rPr>
              <w:t>Graph</w:t>
            </w:r>
            <w:r w:rsidR="00523025">
              <w:rPr>
                <w:rFonts w:ascii="Courier New" w:hAnsi="Courier New" w:cs="Courier New"/>
                <w:sz w:val="16"/>
                <w:szCs w:val="16"/>
              </w:rPr>
              <w:t>QL</w:t>
            </w:r>
          </w:p>
        </w:tc>
      </w:tr>
      <w:tr w:rsidR="00DC1464" w14:paraId="33ECE337" w14:textId="77777777" w:rsidTr="00DC1464">
        <w:tc>
          <w:tcPr>
            <w:tcW w:w="5675" w:type="dxa"/>
          </w:tcPr>
          <w:p w14:paraId="3420A875" w14:textId="7B56534D" w:rsidR="00DC1464" w:rsidRDefault="00DC1464" w:rsidP="004427E7">
            <w:pPr>
              <w:rPr>
                <w:rFonts w:ascii="Courier New" w:hAnsi="Courier New" w:cs="Courier New"/>
                <w:color w:val="000000"/>
                <w:sz w:val="16"/>
                <w:szCs w:val="16"/>
              </w:rPr>
            </w:pPr>
            <w:r w:rsidRPr="00183654">
              <w:rPr>
                <w:rFonts w:ascii="Courier New" w:hAnsi="Courier New" w:cs="Courier New"/>
                <w:b/>
                <w:color w:val="0000FF"/>
                <w:sz w:val="16"/>
                <w:szCs w:val="16"/>
              </w:rPr>
              <w:t>apiapp</w:t>
            </w:r>
            <w:r>
              <w:rPr>
                <w:rFonts w:ascii="Courier New" w:hAnsi="Courier New" w:cs="Courier New"/>
                <w:color w:val="000000"/>
                <w:sz w:val="16"/>
                <w:szCs w:val="16"/>
              </w:rPr>
              <w:t>.loto-quebec.com/clients/profile/identities/odata/</w:t>
            </w:r>
          </w:p>
        </w:tc>
        <w:tc>
          <w:tcPr>
            <w:tcW w:w="7572" w:type="dxa"/>
          </w:tcPr>
          <w:p w14:paraId="63EB5A88" w14:textId="424D65C5" w:rsidR="00DC1464" w:rsidRDefault="00DC1464" w:rsidP="00D80A42">
            <w:pPr>
              <w:rPr>
                <w:rFonts w:ascii="Courier New" w:hAnsi="Courier New" w:cs="Courier New"/>
                <w:sz w:val="16"/>
                <w:szCs w:val="16"/>
              </w:rPr>
            </w:pPr>
            <w:r>
              <w:rPr>
                <w:rFonts w:ascii="Courier New" w:hAnsi="Courier New" w:cs="Courier New"/>
                <w:sz w:val="16"/>
                <w:szCs w:val="16"/>
              </w:rPr>
              <w:t>Rend possible l’utilisation des mécanismes de requêtes « oData » vers le service de domaine sous-jacent.</w:t>
            </w:r>
          </w:p>
        </w:tc>
        <w:tc>
          <w:tcPr>
            <w:tcW w:w="1571" w:type="dxa"/>
          </w:tcPr>
          <w:p w14:paraId="56FCFEED" w14:textId="77777777" w:rsidR="00DC1464" w:rsidRDefault="00DC1464" w:rsidP="00D80A42">
            <w:pPr>
              <w:rPr>
                <w:rFonts w:ascii="Courier New" w:hAnsi="Courier New" w:cs="Courier New"/>
                <w:sz w:val="16"/>
                <w:szCs w:val="16"/>
              </w:rPr>
            </w:pPr>
            <w:r>
              <w:rPr>
                <w:rFonts w:ascii="Courier New" w:hAnsi="Courier New" w:cs="Courier New"/>
                <w:sz w:val="16"/>
                <w:szCs w:val="16"/>
              </w:rPr>
              <w:t>Privée</w:t>
            </w:r>
          </w:p>
        </w:tc>
        <w:tc>
          <w:tcPr>
            <w:tcW w:w="1762" w:type="dxa"/>
          </w:tcPr>
          <w:p w14:paraId="42CCBD0A" w14:textId="72D4A828" w:rsidR="00DC1464" w:rsidRDefault="00DC1464" w:rsidP="00D80A42">
            <w:pPr>
              <w:rPr>
                <w:rFonts w:ascii="Courier New" w:hAnsi="Courier New" w:cs="Courier New"/>
                <w:sz w:val="16"/>
                <w:szCs w:val="16"/>
              </w:rPr>
            </w:pPr>
            <w:r>
              <w:rPr>
                <w:rFonts w:ascii="Courier New" w:hAnsi="Courier New" w:cs="Courier New"/>
                <w:sz w:val="16"/>
                <w:szCs w:val="16"/>
              </w:rPr>
              <w:t>Applicatif</w:t>
            </w:r>
          </w:p>
        </w:tc>
        <w:tc>
          <w:tcPr>
            <w:tcW w:w="1458" w:type="dxa"/>
          </w:tcPr>
          <w:p w14:paraId="2BBE05AF" w14:textId="77777777" w:rsidR="00DC1464" w:rsidRDefault="00DC1464" w:rsidP="00D80A42">
            <w:pPr>
              <w:rPr>
                <w:rFonts w:ascii="Courier New" w:hAnsi="Courier New" w:cs="Courier New"/>
                <w:sz w:val="16"/>
                <w:szCs w:val="16"/>
              </w:rPr>
            </w:pPr>
            <w:r>
              <w:rPr>
                <w:rFonts w:ascii="Courier New" w:hAnsi="Courier New" w:cs="Courier New"/>
                <w:sz w:val="16"/>
                <w:szCs w:val="16"/>
              </w:rPr>
              <w:t>oData</w:t>
            </w:r>
          </w:p>
        </w:tc>
      </w:tr>
      <w:tr w:rsidR="00DC1464" w14:paraId="335ADC32" w14:textId="77777777" w:rsidTr="00DC1464">
        <w:tc>
          <w:tcPr>
            <w:tcW w:w="5675" w:type="dxa"/>
          </w:tcPr>
          <w:p w14:paraId="21D58A40" w14:textId="2FFD9054" w:rsidR="00DC1464" w:rsidRDefault="00DC1464" w:rsidP="00D80A42">
            <w:pPr>
              <w:rPr>
                <w:rFonts w:ascii="Courier New" w:hAnsi="Courier New" w:cs="Courier New"/>
                <w:color w:val="000000"/>
                <w:sz w:val="16"/>
                <w:szCs w:val="16"/>
              </w:rPr>
            </w:pPr>
            <w:r w:rsidRPr="00183654">
              <w:rPr>
                <w:rFonts w:ascii="Courier New" w:hAnsi="Courier New" w:cs="Courier New"/>
                <w:b/>
                <w:color w:val="0000FF"/>
                <w:sz w:val="16"/>
                <w:szCs w:val="16"/>
              </w:rPr>
              <w:lastRenderedPageBreak/>
              <w:t>eda</w:t>
            </w:r>
            <w:r>
              <w:rPr>
                <w:rFonts w:ascii="Courier New" w:hAnsi="Courier New" w:cs="Courier New"/>
                <w:color w:val="000000"/>
                <w:sz w:val="16"/>
                <w:szCs w:val="16"/>
              </w:rPr>
              <w:t>.loto-quebec.com/clients/profile/identities</w:t>
            </w:r>
          </w:p>
          <w:p w14:paraId="182587DA" w14:textId="77777777" w:rsidR="00DC1464" w:rsidRPr="00D615B6" w:rsidRDefault="00DC1464" w:rsidP="00D80A42">
            <w:pPr>
              <w:rPr>
                <w:rFonts w:ascii="Courier New" w:hAnsi="Courier New" w:cs="Courier New"/>
                <w:color w:val="FF0000"/>
                <w:sz w:val="16"/>
                <w:szCs w:val="16"/>
              </w:rPr>
            </w:pPr>
            <w:r w:rsidRPr="00D615B6">
              <w:rPr>
                <w:rFonts w:ascii="Courier New" w:hAnsi="Courier New" w:cs="Courier New"/>
                <w:color w:val="FF0000"/>
                <w:sz w:val="16"/>
                <w:szCs w:val="16"/>
              </w:rPr>
              <w:t>ou encore</w:t>
            </w:r>
          </w:p>
          <w:p w14:paraId="72D97E6C" w14:textId="5E3326C9" w:rsidR="00DC1464" w:rsidRDefault="00DC1464" w:rsidP="00D80A42">
            <w:pPr>
              <w:rPr>
                <w:rFonts w:ascii="Courier New" w:hAnsi="Courier New" w:cs="Courier New"/>
                <w:color w:val="000000"/>
                <w:sz w:val="16"/>
                <w:szCs w:val="16"/>
              </w:rPr>
            </w:pPr>
            <w:r w:rsidRPr="00D615B6">
              <w:rPr>
                <w:rFonts w:ascii="Courier New" w:hAnsi="Courier New" w:cs="Courier New"/>
                <w:color w:val="FF0000"/>
                <w:sz w:val="16"/>
                <w:szCs w:val="16"/>
              </w:rPr>
              <w:t>apiapp.loto-quebec.com/client/profil</w:t>
            </w:r>
            <w:r>
              <w:rPr>
                <w:rFonts w:ascii="Courier New" w:hAnsi="Courier New" w:cs="Courier New"/>
                <w:color w:val="FF0000"/>
                <w:sz w:val="16"/>
                <w:szCs w:val="16"/>
              </w:rPr>
              <w:t>e/identities</w:t>
            </w:r>
            <w:r w:rsidRPr="00D615B6">
              <w:rPr>
                <w:rFonts w:ascii="Courier New" w:hAnsi="Courier New" w:cs="Courier New"/>
                <w:color w:val="FF0000"/>
                <w:sz w:val="16"/>
                <w:szCs w:val="16"/>
              </w:rPr>
              <w:t>/updateevent</w:t>
            </w:r>
          </w:p>
        </w:tc>
        <w:tc>
          <w:tcPr>
            <w:tcW w:w="7572" w:type="dxa"/>
          </w:tcPr>
          <w:p w14:paraId="1CD3F956" w14:textId="77777777" w:rsidR="00DC1464" w:rsidRDefault="00DC1464" w:rsidP="00D80A42">
            <w:pPr>
              <w:rPr>
                <w:rFonts w:ascii="Courier New" w:hAnsi="Courier New" w:cs="Courier New"/>
                <w:sz w:val="16"/>
                <w:szCs w:val="16"/>
              </w:rPr>
            </w:pPr>
            <w:r>
              <w:rPr>
                <w:rFonts w:ascii="Courier New" w:hAnsi="Courier New" w:cs="Courier New"/>
                <w:sz w:val="16"/>
                <w:szCs w:val="16"/>
              </w:rPr>
              <w:t>Permet d’émettre un message vers une médiation (ex. MOM) lié à un événement s’étant déroulé sur l’identité du profil d’un client LQ.</w:t>
            </w:r>
          </w:p>
        </w:tc>
        <w:tc>
          <w:tcPr>
            <w:tcW w:w="1571" w:type="dxa"/>
          </w:tcPr>
          <w:p w14:paraId="0B1114B6" w14:textId="77777777" w:rsidR="00DC1464" w:rsidRDefault="00DC1464" w:rsidP="00D80A42">
            <w:pPr>
              <w:rPr>
                <w:rFonts w:ascii="Courier New" w:hAnsi="Courier New" w:cs="Courier New"/>
                <w:sz w:val="16"/>
                <w:szCs w:val="16"/>
              </w:rPr>
            </w:pPr>
            <w:r>
              <w:rPr>
                <w:rFonts w:ascii="Courier New" w:hAnsi="Courier New" w:cs="Courier New"/>
                <w:sz w:val="16"/>
                <w:szCs w:val="16"/>
              </w:rPr>
              <w:t>Privée</w:t>
            </w:r>
          </w:p>
        </w:tc>
        <w:tc>
          <w:tcPr>
            <w:tcW w:w="1762" w:type="dxa"/>
          </w:tcPr>
          <w:p w14:paraId="29545400" w14:textId="77777777" w:rsidR="00DC1464" w:rsidRDefault="00DC1464" w:rsidP="00D80A42">
            <w:pPr>
              <w:rPr>
                <w:rFonts w:ascii="Courier New" w:hAnsi="Courier New" w:cs="Courier New"/>
                <w:sz w:val="16"/>
                <w:szCs w:val="16"/>
              </w:rPr>
            </w:pPr>
            <w:r>
              <w:rPr>
                <w:rFonts w:ascii="Courier New" w:hAnsi="Courier New" w:cs="Courier New"/>
                <w:sz w:val="16"/>
                <w:szCs w:val="16"/>
              </w:rPr>
              <w:t>Applicatif</w:t>
            </w:r>
          </w:p>
        </w:tc>
        <w:tc>
          <w:tcPr>
            <w:tcW w:w="1458" w:type="dxa"/>
          </w:tcPr>
          <w:p w14:paraId="3317CE87" w14:textId="77777777" w:rsidR="00DC1464" w:rsidRDefault="00DC1464" w:rsidP="00D80A42">
            <w:pPr>
              <w:rPr>
                <w:rFonts w:ascii="Courier New" w:hAnsi="Courier New" w:cs="Courier New"/>
                <w:sz w:val="16"/>
                <w:szCs w:val="16"/>
              </w:rPr>
            </w:pPr>
            <w:r>
              <w:rPr>
                <w:rFonts w:ascii="Courier New" w:hAnsi="Courier New" w:cs="Courier New"/>
                <w:color w:val="000000"/>
                <w:sz w:val="16"/>
                <w:szCs w:val="16"/>
              </w:rPr>
              <w:t>REST</w:t>
            </w:r>
          </w:p>
        </w:tc>
      </w:tr>
    </w:tbl>
    <w:p w14:paraId="0ED7B6F5" w14:textId="60F118C9" w:rsidR="00AF7581" w:rsidRDefault="00AF7581" w:rsidP="00704F2C">
      <w:pPr>
        <w:spacing w:after="0"/>
      </w:pPr>
    </w:p>
    <w:p w14:paraId="3A72CB61" w14:textId="77777777" w:rsidR="00AF7581" w:rsidRDefault="00AF7581" w:rsidP="00704F2C">
      <w:pPr>
        <w:spacing w:after="0"/>
        <w:sectPr w:rsidR="00AF7581" w:rsidSect="00AF7581">
          <w:pgSz w:w="20160" w:h="12240" w:orient="landscape" w:code="5"/>
          <w:pgMar w:top="720" w:right="720" w:bottom="720" w:left="720" w:header="709" w:footer="709" w:gutter="0"/>
          <w:cols w:space="708"/>
          <w:docGrid w:linePitch="360"/>
        </w:sectPr>
      </w:pPr>
    </w:p>
    <w:p w14:paraId="3FBE4B1F" w14:textId="77777777" w:rsidR="00704F2C" w:rsidRDefault="00704F2C" w:rsidP="00704F2C">
      <w:pPr>
        <w:spacing w:after="0"/>
      </w:pPr>
    </w:p>
    <w:p w14:paraId="42BD8F74" w14:textId="77777777" w:rsidR="004F22D0" w:rsidRDefault="004F22D0" w:rsidP="004F22D0">
      <w:pPr>
        <w:pStyle w:val="Titre2"/>
      </w:pPr>
      <w:bookmarkStart w:id="772" w:name="_Toc27694621"/>
      <w:r>
        <w:t>Zones de sécurité physiques</w:t>
      </w:r>
      <w:bookmarkEnd w:id="772"/>
    </w:p>
    <w:p w14:paraId="7D3527B5" w14:textId="77777777" w:rsidR="004F22D0" w:rsidRPr="00926A22" w:rsidRDefault="004F22D0" w:rsidP="004F22D0">
      <w:pPr>
        <w:spacing w:after="0"/>
        <w:rPr>
          <w:rFonts w:cstheme="minorHAnsi"/>
        </w:rPr>
      </w:pPr>
      <w:r>
        <w:rPr>
          <w:noProof/>
          <w:lang w:eastAsia="fr-CA"/>
        </w:rPr>
        <w:drawing>
          <wp:inline distT="0" distB="0" distL="0" distR="0" wp14:anchorId="3C52B87F" wp14:editId="4C7CA658">
            <wp:extent cx="6855721" cy="4348717"/>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22037" cy="4390782"/>
                    </a:xfrm>
                    <a:prstGeom prst="rect">
                      <a:avLst/>
                    </a:prstGeom>
                  </pic:spPr>
                </pic:pic>
              </a:graphicData>
            </a:graphic>
          </wp:inline>
        </w:drawing>
      </w:r>
    </w:p>
    <w:p w14:paraId="7B415166" w14:textId="77777777" w:rsidR="004F22D0" w:rsidRPr="00926A22" w:rsidRDefault="004F22D0" w:rsidP="004F22D0">
      <w:pPr>
        <w:spacing w:after="0"/>
        <w:rPr>
          <w:rFonts w:cstheme="minorHAnsi"/>
        </w:rPr>
      </w:pPr>
    </w:p>
    <w:p w14:paraId="13DC9FA2" w14:textId="77777777" w:rsidR="004F22D0" w:rsidRDefault="004F22D0" w:rsidP="004F22D0">
      <w:pPr>
        <w:spacing w:after="0"/>
      </w:pPr>
      <w:r>
        <w:t xml:space="preserve">Références : </w:t>
      </w:r>
    </w:p>
    <w:p w14:paraId="11E4BAC8" w14:textId="77777777" w:rsidR="004F22D0" w:rsidRDefault="004F22D0" w:rsidP="004F22D0">
      <w:pPr>
        <w:spacing w:after="0"/>
      </w:pPr>
      <w:r>
        <w:t>Architecture de sécurité 2017-2018 :</w:t>
      </w:r>
    </w:p>
    <w:p w14:paraId="0EDE5596" w14:textId="77777777" w:rsidR="004F22D0" w:rsidRDefault="00883552" w:rsidP="004F22D0">
      <w:pPr>
        <w:spacing w:after="0"/>
      </w:pPr>
      <w:hyperlink r:id="rId36" w:history="1">
        <w:r w:rsidR="004F22D0" w:rsidRPr="008A5D43">
          <w:rPr>
            <w:rStyle w:val="Lienhypertexte"/>
          </w:rPr>
          <w:t>https://portailvpcti.loto-quebec.com/prj/archec17/ar/Architecture%20de%20s%C3%A9curit%C3%A9%20Loto-Qu%C3%A9bec%20-%20Phase%20Syst%C3%A8me%20-%202%20-%20Flux%20r%C3%A9seau.docx</w:t>
        </w:r>
      </w:hyperlink>
      <w:r w:rsidR="004F22D0">
        <w:t xml:space="preserve"> </w:t>
      </w:r>
    </w:p>
    <w:p w14:paraId="0286278C" w14:textId="77777777" w:rsidR="004F22D0" w:rsidRDefault="004F22D0" w:rsidP="004F22D0">
      <w:pPr>
        <w:spacing w:after="0"/>
      </w:pPr>
    </w:p>
    <w:p w14:paraId="6FA7E758" w14:textId="77777777" w:rsidR="004F22D0" w:rsidRDefault="004F22D0" w:rsidP="004F22D0">
      <w:pPr>
        <w:spacing w:after="0"/>
      </w:pPr>
    </w:p>
    <w:p w14:paraId="176311BC" w14:textId="77777777" w:rsidR="004F22D0" w:rsidRDefault="004F22D0" w:rsidP="004F22D0">
      <w:pPr>
        <w:spacing w:after="0" w:line="240" w:lineRule="auto"/>
        <w:textAlignment w:val="baseline"/>
        <w:rPr>
          <w:rFonts w:ascii="Calibri" w:eastAsia="Times New Roman" w:hAnsi="Calibri" w:cs="Calibri"/>
          <w:lang w:eastAsia="fr-CA"/>
        </w:rPr>
      </w:pPr>
    </w:p>
    <w:p w14:paraId="4EAC1FF4" w14:textId="77777777" w:rsidR="004F22D0" w:rsidRPr="00373A68" w:rsidRDefault="004F22D0" w:rsidP="004F22D0">
      <w:pPr>
        <w:spacing w:after="0" w:line="240" w:lineRule="auto"/>
        <w:textAlignment w:val="baseline"/>
        <w:rPr>
          <w:rFonts w:ascii="Calibri" w:eastAsia="Times New Roman" w:hAnsi="Calibri" w:cs="Calibri"/>
          <w:lang w:eastAsia="fr-CA"/>
        </w:rPr>
      </w:pPr>
    </w:p>
    <w:p w14:paraId="60F2FFF2" w14:textId="77777777" w:rsidR="004F22D0" w:rsidRDefault="004F22D0" w:rsidP="004F22D0">
      <w:pPr>
        <w:pStyle w:val="Titre2"/>
      </w:pPr>
      <w:bookmarkStart w:id="773" w:name="_Toc27694622"/>
      <w:r>
        <w:lastRenderedPageBreak/>
        <w:t>Zones de sécurité logiques</w:t>
      </w:r>
      <w:bookmarkEnd w:id="773"/>
    </w:p>
    <w:p w14:paraId="6551D129" w14:textId="77777777" w:rsidR="004F22D0" w:rsidRDefault="004F22D0" w:rsidP="004F22D0">
      <w:pPr>
        <w:spacing w:after="0"/>
      </w:pPr>
      <w:r>
        <w:rPr>
          <w:noProof/>
          <w:lang w:eastAsia="fr-CA"/>
        </w:rPr>
        <w:drawing>
          <wp:inline distT="0" distB="0" distL="0" distR="0" wp14:anchorId="4F8875D3" wp14:editId="2F9E2985">
            <wp:extent cx="3972159" cy="5176077"/>
            <wp:effectExtent l="0" t="0" r="9525"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3560" cy="5269119"/>
                    </a:xfrm>
                    <a:prstGeom prst="rect">
                      <a:avLst/>
                    </a:prstGeom>
                  </pic:spPr>
                </pic:pic>
              </a:graphicData>
            </a:graphic>
          </wp:inline>
        </w:drawing>
      </w:r>
    </w:p>
    <w:p w14:paraId="0ED20177" w14:textId="77777777" w:rsidR="004F22D0" w:rsidRDefault="004F22D0" w:rsidP="004F22D0">
      <w:pPr>
        <w:spacing w:after="0"/>
      </w:pPr>
      <w:r>
        <w:t xml:space="preserve">Références : </w:t>
      </w:r>
    </w:p>
    <w:p w14:paraId="298EF777" w14:textId="77777777" w:rsidR="004F22D0" w:rsidRDefault="004F22D0" w:rsidP="004F22D0">
      <w:pPr>
        <w:spacing w:after="0"/>
      </w:pPr>
      <w:r>
        <w:t>Architecture de sécurité 2017-2018 :</w:t>
      </w:r>
    </w:p>
    <w:p w14:paraId="6CB863C6" w14:textId="77777777" w:rsidR="004F22D0" w:rsidRDefault="00883552" w:rsidP="004F22D0">
      <w:pPr>
        <w:spacing w:after="0"/>
      </w:pPr>
      <w:hyperlink r:id="rId38" w:history="1">
        <w:r w:rsidR="004F22D0" w:rsidRPr="008A5D43">
          <w:rPr>
            <w:rStyle w:val="Lienhypertexte"/>
          </w:rPr>
          <w:t>https://portailvpcti.loto-quebec.com/prj/archec17/ar/Architecture%20de%20s%C3%A9curit%C3%A9%20Loto-Qu%C3%A9bec%20-%20Phase%20Syst%C3%A8me%20-%202%20-%20Flux%20r%C3%A9seau.docx</w:t>
        </w:r>
      </w:hyperlink>
      <w:r w:rsidR="004F22D0">
        <w:t xml:space="preserve"> </w:t>
      </w:r>
    </w:p>
    <w:p w14:paraId="78D89112" w14:textId="77777777" w:rsidR="004F22D0" w:rsidRDefault="004F22D0" w:rsidP="004F22D0">
      <w:pPr>
        <w:spacing w:after="0"/>
      </w:pPr>
    </w:p>
    <w:p w14:paraId="3876CCBD" w14:textId="77777777" w:rsidR="004F22D0" w:rsidRDefault="004F22D0" w:rsidP="004F22D0">
      <w:r>
        <w:br w:type="page"/>
      </w:r>
    </w:p>
    <w:p w14:paraId="40992E0D" w14:textId="77777777" w:rsidR="004F22D0" w:rsidRDefault="004F22D0" w:rsidP="004F22D0"/>
    <w:p w14:paraId="50C31469" w14:textId="77777777" w:rsidR="004F22D0" w:rsidRDefault="004F22D0" w:rsidP="004F22D0">
      <w:pPr>
        <w:pStyle w:val="Titre2"/>
      </w:pPr>
      <w:bookmarkStart w:id="774" w:name="_Toc27694623"/>
      <w:r>
        <w:t>Zones et domaines d’intégration</w:t>
      </w:r>
      <w:bookmarkEnd w:id="774"/>
    </w:p>
    <w:p w14:paraId="66F2E539" w14:textId="77777777" w:rsidR="004F22D0" w:rsidRDefault="004F22D0" w:rsidP="004F22D0">
      <w:pPr>
        <w:spacing w:after="0"/>
      </w:pPr>
    </w:p>
    <w:p w14:paraId="0F5096D3" w14:textId="53F14B82" w:rsidR="004F22D0" w:rsidRDefault="000F5AD1" w:rsidP="004F22D0">
      <w:pPr>
        <w:spacing w:after="0"/>
      </w:pPr>
      <w:r>
        <w:rPr>
          <w:noProof/>
          <w:lang w:eastAsia="fr-CA"/>
        </w:rPr>
        <w:drawing>
          <wp:inline distT="0" distB="0" distL="0" distR="0" wp14:anchorId="6AEA8C1F" wp14:editId="2E6E58F7">
            <wp:extent cx="9101169" cy="4879238"/>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06549" cy="4882122"/>
                    </a:xfrm>
                    <a:prstGeom prst="rect">
                      <a:avLst/>
                    </a:prstGeom>
                  </pic:spPr>
                </pic:pic>
              </a:graphicData>
            </a:graphic>
          </wp:inline>
        </w:drawing>
      </w:r>
    </w:p>
    <w:p w14:paraId="21B6CB56" w14:textId="77777777" w:rsidR="004F22D0" w:rsidRDefault="004F22D0" w:rsidP="004F22D0">
      <w:pPr>
        <w:rPr>
          <w:rFonts w:asciiTheme="majorHAnsi" w:eastAsiaTheme="majorEastAsia" w:hAnsiTheme="majorHAnsi" w:cstheme="majorBidi"/>
          <w:color w:val="2E74B5" w:themeColor="accent1" w:themeShade="BF"/>
          <w:sz w:val="26"/>
          <w:szCs w:val="26"/>
        </w:rPr>
      </w:pPr>
      <w:r>
        <w:br w:type="page"/>
      </w:r>
    </w:p>
    <w:p w14:paraId="5A58F9F2" w14:textId="38173C45" w:rsidR="00AE4D8B" w:rsidRDefault="00AE4D8B" w:rsidP="000F5AD1">
      <w:bookmarkStart w:id="775" w:name="_Toc2769462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6"/>
      </w:tblGrid>
      <w:tr w:rsidR="00AE4D8B" w14:paraId="6511CB78" w14:textId="77777777" w:rsidTr="00AE4D8B">
        <w:tc>
          <w:tcPr>
            <w:tcW w:w="9067" w:type="dxa"/>
          </w:tcPr>
          <w:p w14:paraId="30E53AE9" w14:textId="6E6FEFB7" w:rsidR="00AE4D8B" w:rsidRDefault="00AE4D8B" w:rsidP="004F22D0">
            <w:pPr>
              <w:pStyle w:val="Titre3"/>
              <w:outlineLvl w:val="2"/>
            </w:pPr>
            <w:r>
              <w:rPr>
                <w:noProof/>
                <w:lang w:eastAsia="fr-CA"/>
              </w:rPr>
              <w:drawing>
                <wp:inline distT="0" distB="0" distL="0" distR="0" wp14:anchorId="574C38B7" wp14:editId="66ED1D64">
                  <wp:extent cx="7309078" cy="3650285"/>
                  <wp:effectExtent l="0" t="0" r="635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36492" cy="3663976"/>
                          </a:xfrm>
                          <a:prstGeom prst="rect">
                            <a:avLst/>
                          </a:prstGeom>
                        </pic:spPr>
                      </pic:pic>
                    </a:graphicData>
                  </a:graphic>
                </wp:inline>
              </w:drawing>
            </w:r>
          </w:p>
        </w:tc>
      </w:tr>
      <w:tr w:rsidR="00AE4D8B" w14:paraId="7C44B24D" w14:textId="77777777" w:rsidTr="00AE4D8B">
        <w:tc>
          <w:tcPr>
            <w:tcW w:w="9067" w:type="dxa"/>
          </w:tcPr>
          <w:p w14:paraId="76B797BA" w14:textId="3BF15822" w:rsidR="00AE4D8B" w:rsidRPr="00AE4D8B" w:rsidRDefault="00AE4D8B" w:rsidP="00AE4D8B">
            <w:pPr>
              <w:jc w:val="center"/>
              <w:rPr>
                <w:sz w:val="18"/>
              </w:rPr>
            </w:pPr>
            <w:r w:rsidRPr="00AE4D8B">
              <w:rPr>
                <w:sz w:val="18"/>
              </w:rPr>
              <w:t>Schématisation simplifiée</w:t>
            </w:r>
          </w:p>
        </w:tc>
      </w:tr>
    </w:tbl>
    <w:p w14:paraId="0E891934" w14:textId="67023285" w:rsidR="00AE4D8B" w:rsidRDefault="00AE4D8B" w:rsidP="000F5AD1"/>
    <w:p w14:paraId="40035B9E" w14:textId="77777777" w:rsidR="00AD1C57" w:rsidRDefault="00AD1C57">
      <w:pPr>
        <w:rPr>
          <w:rFonts w:asciiTheme="majorHAnsi" w:eastAsiaTheme="majorEastAsia" w:hAnsiTheme="majorHAnsi" w:cstheme="majorBidi"/>
          <w:b/>
          <w:color w:val="1F4D78" w:themeColor="accent1" w:themeShade="7F"/>
          <w:sz w:val="24"/>
          <w:szCs w:val="24"/>
        </w:rPr>
      </w:pPr>
      <w:r>
        <w:br w:type="page"/>
      </w:r>
    </w:p>
    <w:p w14:paraId="7CA35BEF" w14:textId="6195845A" w:rsidR="004F22D0" w:rsidRDefault="004F22D0" w:rsidP="004F22D0">
      <w:pPr>
        <w:pStyle w:val="Titre3"/>
      </w:pPr>
      <w:r>
        <w:lastRenderedPageBreak/>
        <w:t>Définitions</w:t>
      </w:r>
      <w:bookmarkEnd w:id="775"/>
      <w:r>
        <w:t xml:space="preserve"> </w:t>
      </w:r>
    </w:p>
    <w:tbl>
      <w:tblPr>
        <w:tblW w:w="11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9213"/>
      </w:tblGrid>
      <w:tr w:rsidR="004F22D0" w:rsidRPr="00163043" w14:paraId="38BE88E5" w14:textId="77777777" w:rsidTr="00687533">
        <w:tc>
          <w:tcPr>
            <w:tcW w:w="1838" w:type="dxa"/>
            <w:shd w:val="clear" w:color="auto" w:fill="BFBFBF" w:themeFill="background1" w:themeFillShade="BF"/>
            <w:tcMar>
              <w:top w:w="45" w:type="dxa"/>
              <w:left w:w="0" w:type="dxa"/>
              <w:bottom w:w="45" w:type="dxa"/>
              <w:right w:w="0" w:type="dxa"/>
            </w:tcMar>
            <w:hideMark/>
          </w:tcPr>
          <w:p w14:paraId="220ADAC9" w14:textId="77777777" w:rsidR="004F22D0" w:rsidRPr="00163043" w:rsidRDefault="004F22D0" w:rsidP="00687533">
            <w:pPr>
              <w:spacing w:after="0" w:line="240" w:lineRule="auto"/>
              <w:textAlignment w:val="baseline"/>
              <w:rPr>
                <w:rFonts w:ascii="Calibri" w:eastAsia="Times New Roman" w:hAnsi="Calibri" w:cs="Calibri"/>
                <w:lang w:val="fr-FR" w:eastAsia="fr-CA"/>
              </w:rPr>
            </w:pPr>
            <w:r>
              <w:rPr>
                <w:rFonts w:ascii="Calibri" w:eastAsia="Times New Roman" w:hAnsi="Calibri" w:cs="Calibri"/>
                <w:b/>
                <w:bCs/>
                <w:lang w:val="fr-FR" w:eastAsia="fr-CA"/>
              </w:rPr>
              <w:t>Zone</w:t>
            </w:r>
          </w:p>
        </w:tc>
        <w:tc>
          <w:tcPr>
            <w:tcW w:w="9213" w:type="dxa"/>
            <w:shd w:val="clear" w:color="auto" w:fill="BFBFBF" w:themeFill="background1" w:themeFillShade="BF"/>
            <w:tcMar>
              <w:top w:w="45" w:type="dxa"/>
              <w:left w:w="0" w:type="dxa"/>
              <w:bottom w:w="45" w:type="dxa"/>
              <w:right w:w="0" w:type="dxa"/>
            </w:tcMar>
            <w:hideMark/>
          </w:tcPr>
          <w:p w14:paraId="15780758" w14:textId="77777777" w:rsidR="004F22D0" w:rsidRPr="00163043" w:rsidRDefault="004F22D0" w:rsidP="00687533">
            <w:pPr>
              <w:spacing w:after="0" w:line="240" w:lineRule="auto"/>
              <w:textAlignment w:val="baseline"/>
              <w:rPr>
                <w:rFonts w:ascii="Calibri" w:eastAsia="Times New Roman" w:hAnsi="Calibri" w:cs="Calibri"/>
                <w:lang w:val="fr-FR" w:eastAsia="fr-CA"/>
              </w:rPr>
            </w:pPr>
            <w:r w:rsidRPr="00163043">
              <w:rPr>
                <w:rFonts w:ascii="Calibri" w:eastAsia="Times New Roman" w:hAnsi="Calibri" w:cs="Calibri"/>
                <w:b/>
                <w:bCs/>
                <w:lang w:val="fr-FR" w:eastAsia="fr-CA"/>
              </w:rPr>
              <w:t>Définition</w:t>
            </w:r>
            <w:r w:rsidRPr="00163043">
              <w:rPr>
                <w:rFonts w:ascii="Calibri" w:eastAsia="Times New Roman" w:hAnsi="Calibri" w:cs="Calibri"/>
                <w:lang w:val="fr-FR" w:eastAsia="fr-CA"/>
              </w:rPr>
              <w:t> </w:t>
            </w:r>
          </w:p>
        </w:tc>
      </w:tr>
      <w:tr w:rsidR="004F22D0" w:rsidRPr="00163043" w14:paraId="245F0B68" w14:textId="77777777" w:rsidTr="00687533">
        <w:tc>
          <w:tcPr>
            <w:tcW w:w="1838" w:type="dxa"/>
            <w:shd w:val="clear" w:color="auto" w:fill="auto"/>
            <w:tcMar>
              <w:top w:w="45" w:type="dxa"/>
              <w:left w:w="0" w:type="dxa"/>
              <w:bottom w:w="45" w:type="dxa"/>
              <w:right w:w="0" w:type="dxa"/>
            </w:tcMar>
            <w:hideMark/>
          </w:tcPr>
          <w:p w14:paraId="00968F70" w14:textId="77777777" w:rsidR="004F22D0" w:rsidRPr="00163043" w:rsidRDefault="004F22D0" w:rsidP="00687533">
            <w:pPr>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publique</w:t>
            </w:r>
            <w:r w:rsidRPr="00163043">
              <w:rPr>
                <w:rFonts w:ascii="Calibri" w:eastAsia="Times New Roman" w:hAnsi="Calibri" w:cs="Calibri"/>
                <w:lang w:eastAsia="fr-CA"/>
              </w:rPr>
              <w:t> </w:t>
            </w:r>
          </w:p>
        </w:tc>
        <w:tc>
          <w:tcPr>
            <w:tcW w:w="9213" w:type="dxa"/>
            <w:shd w:val="clear" w:color="auto" w:fill="auto"/>
            <w:tcMar>
              <w:top w:w="45" w:type="dxa"/>
              <w:left w:w="0" w:type="dxa"/>
              <w:bottom w:w="45" w:type="dxa"/>
              <w:right w:w="0" w:type="dxa"/>
            </w:tcMar>
          </w:tcPr>
          <w:p w14:paraId="2B0971CA" w14:textId="699DB55F" w:rsidR="004F22D0" w:rsidRPr="00163043" w:rsidRDefault="00577024" w:rsidP="00687533">
            <w:pPr>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Zone exposée au trafic de l’internet public</w:t>
            </w:r>
          </w:p>
        </w:tc>
      </w:tr>
      <w:tr w:rsidR="004F22D0" w:rsidRPr="00163043" w14:paraId="0037E63C" w14:textId="77777777" w:rsidTr="00687533">
        <w:tc>
          <w:tcPr>
            <w:tcW w:w="1838" w:type="dxa"/>
            <w:shd w:val="clear" w:color="auto" w:fill="auto"/>
            <w:tcMar>
              <w:top w:w="45" w:type="dxa"/>
              <w:left w:w="0" w:type="dxa"/>
              <w:bottom w:w="45" w:type="dxa"/>
              <w:right w:w="0" w:type="dxa"/>
            </w:tcMar>
            <w:hideMark/>
          </w:tcPr>
          <w:p w14:paraId="6D455C86" w14:textId="77777777" w:rsidR="004F22D0" w:rsidRPr="00163043" w:rsidRDefault="004F22D0" w:rsidP="00687533">
            <w:pPr>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privée</w:t>
            </w:r>
            <w:r w:rsidRPr="00163043">
              <w:rPr>
                <w:rFonts w:ascii="Calibri" w:eastAsia="Times New Roman" w:hAnsi="Calibri" w:cs="Calibri"/>
                <w:lang w:eastAsia="fr-CA"/>
              </w:rPr>
              <w:t> </w:t>
            </w:r>
          </w:p>
        </w:tc>
        <w:tc>
          <w:tcPr>
            <w:tcW w:w="9213" w:type="dxa"/>
            <w:shd w:val="clear" w:color="auto" w:fill="auto"/>
            <w:tcMar>
              <w:top w:w="45" w:type="dxa"/>
              <w:left w:w="0" w:type="dxa"/>
              <w:bottom w:w="45" w:type="dxa"/>
              <w:right w:w="0" w:type="dxa"/>
            </w:tcMar>
          </w:tcPr>
          <w:p w14:paraId="18FB6AAB" w14:textId="0AD8E7BF" w:rsidR="004F22D0" w:rsidRPr="00163043" w:rsidRDefault="00577024" w:rsidP="00687533">
            <w:pPr>
              <w:spacing w:after="0"/>
              <w:rPr>
                <w:lang w:eastAsia="fr-CA"/>
              </w:rPr>
            </w:pPr>
            <w:r>
              <w:rPr>
                <w:rFonts w:ascii="Calibri" w:eastAsia="Times New Roman" w:hAnsi="Calibri" w:cs="Calibri"/>
                <w:lang w:eastAsia="fr-CA"/>
              </w:rPr>
              <w:t>Zone interne à LQ</w:t>
            </w:r>
          </w:p>
        </w:tc>
      </w:tr>
      <w:tr w:rsidR="004F22D0" w:rsidRPr="00163043" w14:paraId="0B6C8B11" w14:textId="77777777" w:rsidTr="00687533">
        <w:tc>
          <w:tcPr>
            <w:tcW w:w="1838" w:type="dxa"/>
            <w:shd w:val="clear" w:color="auto" w:fill="auto"/>
            <w:tcMar>
              <w:top w:w="45" w:type="dxa"/>
              <w:left w:w="0" w:type="dxa"/>
              <w:bottom w:w="45" w:type="dxa"/>
              <w:right w:w="0" w:type="dxa"/>
            </w:tcMar>
            <w:hideMark/>
          </w:tcPr>
          <w:p w14:paraId="7B88438A" w14:textId="77777777" w:rsidR="004F22D0" w:rsidRPr="00163043" w:rsidRDefault="004F22D0" w:rsidP="00687533">
            <w:pPr>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Privée externe</w:t>
            </w:r>
            <w:r w:rsidRPr="00163043">
              <w:rPr>
                <w:rFonts w:ascii="Calibri" w:eastAsia="Times New Roman" w:hAnsi="Calibri" w:cs="Calibri"/>
                <w:lang w:eastAsia="fr-CA"/>
              </w:rPr>
              <w:t> </w:t>
            </w:r>
          </w:p>
        </w:tc>
        <w:tc>
          <w:tcPr>
            <w:tcW w:w="9213" w:type="dxa"/>
            <w:shd w:val="clear" w:color="auto" w:fill="auto"/>
            <w:tcMar>
              <w:top w:w="45" w:type="dxa"/>
              <w:left w:w="0" w:type="dxa"/>
              <w:bottom w:w="45" w:type="dxa"/>
              <w:right w:w="0" w:type="dxa"/>
            </w:tcMar>
          </w:tcPr>
          <w:p w14:paraId="35940ABB" w14:textId="0347259D" w:rsidR="004F22D0" w:rsidRPr="00163043" w:rsidRDefault="00577024" w:rsidP="00687533">
            <w:pPr>
              <w:spacing w:after="0"/>
              <w:rPr>
                <w:lang w:eastAsia="fr-CA"/>
              </w:rPr>
            </w:pPr>
            <w:r>
              <w:rPr>
                <w:lang w:eastAsia="fr-CA"/>
              </w:rPr>
              <w:t>Zone qui est une extension de la zone interne de LQ. Considérée comme faisant partie de LQ</w:t>
            </w:r>
            <w:r w:rsidR="00AE0A35">
              <w:rPr>
                <w:lang w:eastAsia="fr-CA"/>
              </w:rPr>
              <w:t xml:space="preserve"> mais ayant une exposition à l’externe de la zone privée.</w:t>
            </w:r>
          </w:p>
        </w:tc>
      </w:tr>
      <w:tr w:rsidR="004F22D0" w:rsidRPr="00163043" w14:paraId="2BD74D9D" w14:textId="77777777" w:rsidTr="00687533">
        <w:tc>
          <w:tcPr>
            <w:tcW w:w="1838" w:type="dxa"/>
            <w:shd w:val="clear" w:color="auto" w:fill="auto"/>
            <w:tcMar>
              <w:top w:w="45" w:type="dxa"/>
              <w:left w:w="0" w:type="dxa"/>
              <w:bottom w:w="45" w:type="dxa"/>
              <w:right w:w="0" w:type="dxa"/>
            </w:tcMar>
          </w:tcPr>
          <w:p w14:paraId="5E1FCA90" w14:textId="77777777" w:rsidR="004F22D0" w:rsidRPr="00163043" w:rsidRDefault="004F22D0" w:rsidP="00687533">
            <w:pPr>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Privée commune</w:t>
            </w:r>
          </w:p>
        </w:tc>
        <w:tc>
          <w:tcPr>
            <w:tcW w:w="9213" w:type="dxa"/>
            <w:shd w:val="clear" w:color="auto" w:fill="auto"/>
            <w:tcMar>
              <w:top w:w="45" w:type="dxa"/>
              <w:left w:w="0" w:type="dxa"/>
              <w:bottom w:w="45" w:type="dxa"/>
              <w:right w:w="0" w:type="dxa"/>
            </w:tcMar>
          </w:tcPr>
          <w:p w14:paraId="04AAE9C8" w14:textId="203AF9A2" w:rsidR="004F22D0" w:rsidRPr="00163043" w:rsidRDefault="00577024" w:rsidP="005F6920">
            <w:pPr>
              <w:spacing w:after="0"/>
              <w:rPr>
                <w:lang w:eastAsia="fr-CA"/>
              </w:rPr>
            </w:pPr>
            <w:r w:rsidRPr="00577024">
              <w:rPr>
                <w:rFonts w:ascii="Calibri" w:eastAsia="Times New Roman" w:hAnsi="Calibri" w:cs="Calibri"/>
                <w:lang w:eastAsia="fr-CA"/>
              </w:rPr>
              <w:t>Zone</w:t>
            </w:r>
            <w:r>
              <w:rPr>
                <w:rFonts w:ascii="Calibri" w:eastAsia="Times New Roman" w:hAnsi="Calibri" w:cs="Calibri"/>
                <w:lang w:eastAsia="fr-CA"/>
              </w:rPr>
              <w:t xml:space="preserve"> interne à LQ réservée aux composants ayant une portée applicative transversale</w:t>
            </w:r>
            <w:r w:rsidR="005F6920">
              <w:rPr>
                <w:rFonts w:ascii="Calibri" w:eastAsia="Times New Roman" w:hAnsi="Calibri" w:cs="Calibri"/>
                <w:lang w:eastAsia="fr-CA"/>
              </w:rPr>
              <w:t xml:space="preserve"> (inter</w:t>
            </w:r>
            <w:r w:rsidR="005F6920">
              <w:rPr>
                <w:rFonts w:ascii="Calibri" w:eastAsia="Times New Roman" w:hAnsi="Calibri" w:cs="Calibri"/>
                <w:lang w:eastAsia="fr-CA"/>
              </w:rPr>
              <w:noBreakHyphen/>
              <w:t>domaines d’intégration)</w:t>
            </w:r>
          </w:p>
        </w:tc>
      </w:tr>
      <w:tr w:rsidR="004F22D0" w:rsidRPr="00163043" w14:paraId="44C7A7E2" w14:textId="77777777" w:rsidTr="00687533">
        <w:tc>
          <w:tcPr>
            <w:tcW w:w="1838" w:type="dxa"/>
            <w:shd w:val="clear" w:color="auto" w:fill="auto"/>
            <w:tcMar>
              <w:top w:w="45" w:type="dxa"/>
              <w:left w:w="0" w:type="dxa"/>
              <w:bottom w:w="45" w:type="dxa"/>
              <w:right w:w="0" w:type="dxa"/>
            </w:tcMar>
          </w:tcPr>
          <w:p w14:paraId="7DC93D19" w14:textId="6318075A" w:rsidR="004F22D0" w:rsidRDefault="00577024" w:rsidP="00687533">
            <w:pPr>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P</w:t>
            </w:r>
            <w:r w:rsidR="004F22D0">
              <w:rPr>
                <w:rFonts w:ascii="Calibri" w:eastAsia="Times New Roman" w:hAnsi="Calibri" w:cs="Calibri"/>
                <w:lang w:eastAsia="fr-CA"/>
              </w:rPr>
              <w:t>rivée infra</w:t>
            </w:r>
          </w:p>
        </w:tc>
        <w:tc>
          <w:tcPr>
            <w:tcW w:w="9213" w:type="dxa"/>
            <w:shd w:val="clear" w:color="auto" w:fill="auto"/>
            <w:tcMar>
              <w:top w:w="45" w:type="dxa"/>
              <w:left w:w="0" w:type="dxa"/>
              <w:bottom w:w="45" w:type="dxa"/>
              <w:right w:w="0" w:type="dxa"/>
            </w:tcMar>
          </w:tcPr>
          <w:p w14:paraId="2C39E9B6" w14:textId="49472F23" w:rsidR="004F22D0" w:rsidRPr="00163043" w:rsidRDefault="00577024" w:rsidP="00687533">
            <w:pPr>
              <w:spacing w:after="0"/>
              <w:rPr>
                <w:lang w:eastAsia="fr-CA"/>
              </w:rPr>
            </w:pPr>
            <w:r>
              <w:rPr>
                <w:lang w:eastAsia="fr-CA"/>
              </w:rPr>
              <w:t>Zone interne à LQ réservée aux composants techniques d’infrastructure</w:t>
            </w:r>
          </w:p>
        </w:tc>
      </w:tr>
    </w:tbl>
    <w:p w14:paraId="3A806EDB" w14:textId="77777777" w:rsidR="004F22D0" w:rsidRDefault="004F22D0" w:rsidP="004F22D0">
      <w:pPr>
        <w:spacing w:after="0"/>
      </w:pPr>
    </w:p>
    <w:p w14:paraId="6C2994A8" w14:textId="77777777" w:rsidR="004F22D0" w:rsidRDefault="004F22D0" w:rsidP="004F22D0">
      <w:pPr>
        <w:spacing w:after="0"/>
      </w:pPr>
    </w:p>
    <w:tbl>
      <w:tblPr>
        <w:tblW w:w="10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9072"/>
      </w:tblGrid>
      <w:tr w:rsidR="00AD1C57" w:rsidRPr="00AD1C57" w14:paraId="1779D020" w14:textId="77777777" w:rsidTr="00687533">
        <w:tc>
          <w:tcPr>
            <w:tcW w:w="1838" w:type="dxa"/>
            <w:shd w:val="clear" w:color="auto" w:fill="BFBFBF" w:themeFill="background1" w:themeFillShade="BF"/>
            <w:tcMar>
              <w:top w:w="45" w:type="dxa"/>
              <w:left w:w="0" w:type="dxa"/>
              <w:bottom w:w="45" w:type="dxa"/>
              <w:right w:w="0" w:type="dxa"/>
            </w:tcMar>
            <w:hideMark/>
          </w:tcPr>
          <w:p w14:paraId="1238EDB7" w14:textId="77777777" w:rsidR="004F22D0" w:rsidRPr="00AD1C57" w:rsidRDefault="004F22D0" w:rsidP="00687533">
            <w:pPr>
              <w:spacing w:after="0" w:line="240" w:lineRule="auto"/>
              <w:textAlignment w:val="baseline"/>
              <w:rPr>
                <w:rFonts w:ascii="Calibri" w:eastAsia="Times New Roman" w:hAnsi="Calibri" w:cs="Calibri"/>
                <w:sz w:val="20"/>
                <w:lang w:val="fr-FR" w:eastAsia="fr-CA"/>
              </w:rPr>
            </w:pPr>
            <w:r w:rsidRPr="00AD1C57">
              <w:rPr>
                <w:rFonts w:ascii="Calibri" w:eastAsia="Times New Roman" w:hAnsi="Calibri" w:cs="Calibri"/>
                <w:b/>
                <w:bCs/>
                <w:sz w:val="20"/>
                <w:lang w:val="fr-FR" w:eastAsia="fr-CA"/>
              </w:rPr>
              <w:t>Domaine</w:t>
            </w:r>
          </w:p>
        </w:tc>
        <w:tc>
          <w:tcPr>
            <w:tcW w:w="9072" w:type="dxa"/>
            <w:shd w:val="clear" w:color="auto" w:fill="BFBFBF" w:themeFill="background1" w:themeFillShade="BF"/>
            <w:tcMar>
              <w:top w:w="45" w:type="dxa"/>
              <w:left w:w="0" w:type="dxa"/>
              <w:bottom w:w="45" w:type="dxa"/>
              <w:right w:w="0" w:type="dxa"/>
            </w:tcMar>
            <w:hideMark/>
          </w:tcPr>
          <w:p w14:paraId="2D04428C" w14:textId="77777777" w:rsidR="004F22D0" w:rsidRPr="00AD1C57" w:rsidRDefault="004F22D0" w:rsidP="00687533">
            <w:pPr>
              <w:spacing w:after="0" w:line="240" w:lineRule="auto"/>
              <w:textAlignment w:val="baseline"/>
              <w:rPr>
                <w:rFonts w:ascii="Calibri" w:eastAsia="Times New Roman" w:hAnsi="Calibri" w:cs="Calibri"/>
                <w:sz w:val="20"/>
                <w:lang w:val="fr-FR" w:eastAsia="fr-CA"/>
              </w:rPr>
            </w:pPr>
            <w:r w:rsidRPr="00AD1C57">
              <w:rPr>
                <w:rFonts w:ascii="Calibri" w:eastAsia="Times New Roman" w:hAnsi="Calibri" w:cs="Calibri"/>
                <w:b/>
                <w:bCs/>
                <w:sz w:val="20"/>
                <w:lang w:val="fr-FR" w:eastAsia="fr-CA"/>
              </w:rPr>
              <w:t>Définition</w:t>
            </w:r>
            <w:r w:rsidRPr="00AD1C57">
              <w:rPr>
                <w:rFonts w:ascii="Calibri" w:eastAsia="Times New Roman" w:hAnsi="Calibri" w:cs="Calibri"/>
                <w:sz w:val="20"/>
                <w:lang w:val="fr-FR" w:eastAsia="fr-CA"/>
              </w:rPr>
              <w:t> </w:t>
            </w:r>
          </w:p>
        </w:tc>
      </w:tr>
      <w:tr w:rsidR="00AD1C57" w:rsidRPr="00AD1C57" w14:paraId="64EB200F" w14:textId="77777777" w:rsidTr="00687533">
        <w:tc>
          <w:tcPr>
            <w:tcW w:w="1838" w:type="dxa"/>
            <w:shd w:val="clear" w:color="auto" w:fill="auto"/>
            <w:tcMar>
              <w:top w:w="45" w:type="dxa"/>
              <w:left w:w="0" w:type="dxa"/>
              <w:bottom w:w="45" w:type="dxa"/>
              <w:right w:w="0" w:type="dxa"/>
            </w:tcMar>
          </w:tcPr>
          <w:p w14:paraId="4491E212" w14:textId="64B093D6" w:rsidR="00AD1C57" w:rsidRPr="00AD1C57" w:rsidRDefault="00AD1C57" w:rsidP="00AD1C57">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LV</w:t>
            </w:r>
          </w:p>
        </w:tc>
        <w:tc>
          <w:tcPr>
            <w:tcW w:w="9072" w:type="dxa"/>
            <w:shd w:val="clear" w:color="auto" w:fill="auto"/>
            <w:tcMar>
              <w:top w:w="45" w:type="dxa"/>
              <w:left w:w="0" w:type="dxa"/>
              <w:bottom w:w="45" w:type="dxa"/>
              <w:right w:w="0" w:type="dxa"/>
            </w:tcMar>
          </w:tcPr>
          <w:p w14:paraId="2B9A98F8" w14:textId="41F2EA67" w:rsidR="00AD1C57" w:rsidRPr="00AD1C57" w:rsidRDefault="00AD1C57" w:rsidP="00AD1C57">
            <w:pPr>
              <w:spacing w:after="0"/>
              <w:rPr>
                <w:rFonts w:ascii="Calibri" w:eastAsia="Times New Roman" w:hAnsi="Calibri" w:cs="Calibri"/>
                <w:sz w:val="20"/>
                <w:lang w:eastAsia="fr-CA"/>
              </w:rPr>
            </w:pPr>
            <w:r w:rsidRPr="00AD1C57">
              <w:rPr>
                <w:rFonts w:ascii="Calibri" w:eastAsia="Times New Roman" w:hAnsi="Calibri" w:cs="Calibri"/>
                <w:sz w:val="20"/>
                <w:lang w:eastAsia="fr-CA"/>
              </w:rPr>
              <w:t>Domaine d’affaires métier des loteries vidéo (LV)</w:t>
            </w:r>
          </w:p>
        </w:tc>
      </w:tr>
      <w:tr w:rsidR="00AD1C57" w:rsidRPr="00AD1C57" w14:paraId="4FC43E3A" w14:textId="77777777" w:rsidTr="00687533">
        <w:tc>
          <w:tcPr>
            <w:tcW w:w="1838" w:type="dxa"/>
            <w:shd w:val="clear" w:color="auto" w:fill="auto"/>
            <w:tcMar>
              <w:top w:w="45" w:type="dxa"/>
              <w:left w:w="0" w:type="dxa"/>
              <w:bottom w:w="45" w:type="dxa"/>
              <w:right w:w="0" w:type="dxa"/>
            </w:tcMar>
          </w:tcPr>
          <w:p w14:paraId="3F261A10" w14:textId="54AFCE55" w:rsidR="00AD1C57" w:rsidRPr="00AD1C57" w:rsidRDefault="00AD1C57" w:rsidP="00AD1C57">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JeuxSalles</w:t>
            </w:r>
          </w:p>
        </w:tc>
        <w:tc>
          <w:tcPr>
            <w:tcW w:w="9072" w:type="dxa"/>
            <w:shd w:val="clear" w:color="auto" w:fill="auto"/>
            <w:tcMar>
              <w:top w:w="45" w:type="dxa"/>
              <w:left w:w="0" w:type="dxa"/>
              <w:bottom w:w="45" w:type="dxa"/>
              <w:right w:w="0" w:type="dxa"/>
            </w:tcMar>
          </w:tcPr>
          <w:p w14:paraId="33C2B5C6" w14:textId="7DD69A38" w:rsidR="00AD1C57" w:rsidRPr="00AD1C57" w:rsidRDefault="00AD1C57" w:rsidP="00AD1C57">
            <w:pPr>
              <w:spacing w:after="0"/>
              <w:rPr>
                <w:rFonts w:ascii="Calibri" w:eastAsia="Times New Roman" w:hAnsi="Calibri" w:cs="Calibri"/>
                <w:sz w:val="20"/>
                <w:lang w:eastAsia="fr-CA"/>
              </w:rPr>
            </w:pPr>
            <w:r w:rsidRPr="00AD1C57">
              <w:rPr>
                <w:rFonts w:ascii="Calibri" w:eastAsia="Times New Roman" w:hAnsi="Calibri" w:cs="Calibri"/>
                <w:sz w:val="20"/>
                <w:lang w:eastAsia="fr-CA"/>
              </w:rPr>
              <w:t>Domaine d’affaires métier des jeux en salles (ex. Bingo, Kinzo, BLP, etc.)</w:t>
            </w:r>
          </w:p>
        </w:tc>
      </w:tr>
      <w:tr w:rsidR="00AD1C57" w:rsidRPr="00AD1C57" w14:paraId="4A412B31" w14:textId="77777777" w:rsidTr="00687533">
        <w:tc>
          <w:tcPr>
            <w:tcW w:w="1838" w:type="dxa"/>
            <w:shd w:val="clear" w:color="auto" w:fill="auto"/>
            <w:tcMar>
              <w:top w:w="45" w:type="dxa"/>
              <w:left w:w="0" w:type="dxa"/>
              <w:bottom w:w="45" w:type="dxa"/>
              <w:right w:w="0" w:type="dxa"/>
            </w:tcMar>
          </w:tcPr>
          <w:p w14:paraId="2E9FDE4B" w14:textId="2E4FCCBF" w:rsidR="00AD1C57" w:rsidRPr="00AD1C57" w:rsidRDefault="00AD1C57" w:rsidP="00AD1C57">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Loteries</w:t>
            </w:r>
          </w:p>
        </w:tc>
        <w:tc>
          <w:tcPr>
            <w:tcW w:w="9072" w:type="dxa"/>
            <w:shd w:val="clear" w:color="auto" w:fill="auto"/>
            <w:tcMar>
              <w:top w:w="45" w:type="dxa"/>
              <w:left w:w="0" w:type="dxa"/>
              <w:bottom w:w="45" w:type="dxa"/>
              <w:right w:w="0" w:type="dxa"/>
            </w:tcMar>
          </w:tcPr>
          <w:p w14:paraId="461FBA76" w14:textId="50A689B4" w:rsidR="00AD1C57" w:rsidRPr="00AD1C57" w:rsidRDefault="00AD1C57" w:rsidP="00AD1C57">
            <w:pPr>
              <w:spacing w:after="0"/>
              <w:rPr>
                <w:rFonts w:ascii="Calibri" w:eastAsia="Times New Roman" w:hAnsi="Calibri" w:cs="Calibri"/>
                <w:sz w:val="20"/>
                <w:lang w:eastAsia="fr-CA"/>
              </w:rPr>
            </w:pPr>
            <w:r w:rsidRPr="00AD1C57">
              <w:rPr>
                <w:rFonts w:ascii="Calibri" w:eastAsia="Times New Roman" w:hAnsi="Calibri" w:cs="Calibri"/>
                <w:sz w:val="20"/>
                <w:lang w:eastAsia="fr-CA"/>
              </w:rPr>
              <w:t>Domaine d’affaires métier des loteries</w:t>
            </w:r>
          </w:p>
        </w:tc>
      </w:tr>
      <w:tr w:rsidR="00AD1C57" w:rsidRPr="00AD1C57" w14:paraId="11B24479" w14:textId="77777777" w:rsidTr="00687533">
        <w:tc>
          <w:tcPr>
            <w:tcW w:w="1838" w:type="dxa"/>
            <w:shd w:val="clear" w:color="auto" w:fill="auto"/>
            <w:tcMar>
              <w:top w:w="45" w:type="dxa"/>
              <w:left w:w="0" w:type="dxa"/>
              <w:bottom w:w="45" w:type="dxa"/>
              <w:right w:w="0" w:type="dxa"/>
            </w:tcMar>
          </w:tcPr>
          <w:p w14:paraId="0C426B38" w14:textId="02C26FA9" w:rsidR="00AD1C57" w:rsidRPr="00AD1C57" w:rsidRDefault="00AD1C57" w:rsidP="00AD1C57">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PEL</w:t>
            </w:r>
          </w:p>
        </w:tc>
        <w:tc>
          <w:tcPr>
            <w:tcW w:w="9072" w:type="dxa"/>
            <w:shd w:val="clear" w:color="auto" w:fill="auto"/>
            <w:tcMar>
              <w:top w:w="45" w:type="dxa"/>
              <w:left w:w="0" w:type="dxa"/>
              <w:bottom w:w="45" w:type="dxa"/>
              <w:right w:w="0" w:type="dxa"/>
            </w:tcMar>
          </w:tcPr>
          <w:p w14:paraId="6B17F8D7" w14:textId="78EA5407" w:rsidR="00AD1C57" w:rsidRPr="00AD1C57" w:rsidRDefault="00AD1C57" w:rsidP="00AD1C57">
            <w:pPr>
              <w:spacing w:after="0"/>
              <w:rPr>
                <w:rFonts w:ascii="Calibri" w:eastAsia="Times New Roman" w:hAnsi="Calibri" w:cs="Calibri"/>
                <w:sz w:val="20"/>
                <w:lang w:eastAsia="fr-CA"/>
              </w:rPr>
            </w:pPr>
            <w:r w:rsidRPr="00AD1C57">
              <w:rPr>
                <w:rFonts w:ascii="Calibri" w:eastAsia="Times New Roman" w:hAnsi="Calibri" w:cs="Calibri"/>
                <w:sz w:val="20"/>
                <w:lang w:eastAsia="fr-CA"/>
              </w:rPr>
              <w:t>Domaine d’affaires métier des produits offerts exclusivement en ligne</w:t>
            </w:r>
          </w:p>
        </w:tc>
      </w:tr>
      <w:tr w:rsidR="00AD1C57" w:rsidRPr="00AD1C57" w14:paraId="7465EA53" w14:textId="77777777" w:rsidTr="00687533">
        <w:tc>
          <w:tcPr>
            <w:tcW w:w="1838" w:type="dxa"/>
            <w:shd w:val="clear" w:color="auto" w:fill="auto"/>
            <w:tcMar>
              <w:top w:w="45" w:type="dxa"/>
              <w:left w:w="0" w:type="dxa"/>
              <w:bottom w:w="45" w:type="dxa"/>
              <w:right w:w="0" w:type="dxa"/>
            </w:tcMar>
          </w:tcPr>
          <w:p w14:paraId="5479D33F" w14:textId="7B1CA623" w:rsidR="00AD1C57" w:rsidRPr="00AD1C57" w:rsidRDefault="00AD1C57" w:rsidP="00AD1C57">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Casinos</w:t>
            </w:r>
          </w:p>
        </w:tc>
        <w:tc>
          <w:tcPr>
            <w:tcW w:w="9072" w:type="dxa"/>
            <w:shd w:val="clear" w:color="auto" w:fill="auto"/>
            <w:tcMar>
              <w:top w:w="45" w:type="dxa"/>
              <w:left w:w="0" w:type="dxa"/>
              <w:bottom w:w="45" w:type="dxa"/>
              <w:right w:w="0" w:type="dxa"/>
            </w:tcMar>
          </w:tcPr>
          <w:p w14:paraId="60A9FD43" w14:textId="0BBE213A" w:rsidR="00AD1C57" w:rsidRPr="00AD1C57" w:rsidRDefault="00AD1C57" w:rsidP="00AD1C57">
            <w:pPr>
              <w:spacing w:after="0"/>
              <w:rPr>
                <w:rFonts w:ascii="Calibri" w:eastAsia="Times New Roman" w:hAnsi="Calibri" w:cs="Calibri"/>
                <w:sz w:val="20"/>
                <w:lang w:eastAsia="fr-CA"/>
              </w:rPr>
            </w:pPr>
            <w:r w:rsidRPr="00AD1C57">
              <w:rPr>
                <w:rFonts w:ascii="Calibri" w:eastAsia="Times New Roman" w:hAnsi="Calibri" w:cs="Calibri"/>
                <w:sz w:val="20"/>
                <w:lang w:eastAsia="fr-CA"/>
              </w:rPr>
              <w:t>Domaine d’affaires métier des casinos terrestres</w:t>
            </w:r>
          </w:p>
        </w:tc>
      </w:tr>
      <w:tr w:rsidR="00AD1C57" w:rsidRPr="00AD1C57" w14:paraId="6BA51767" w14:textId="77777777" w:rsidTr="00687533">
        <w:tc>
          <w:tcPr>
            <w:tcW w:w="1838" w:type="dxa"/>
            <w:shd w:val="clear" w:color="auto" w:fill="auto"/>
            <w:tcMar>
              <w:top w:w="45" w:type="dxa"/>
              <w:left w:w="0" w:type="dxa"/>
              <w:bottom w:w="45" w:type="dxa"/>
              <w:right w:w="0" w:type="dxa"/>
            </w:tcMar>
          </w:tcPr>
          <w:p w14:paraId="21C1B292" w14:textId="7854019B" w:rsidR="00AD1C57" w:rsidRPr="00AD1C57" w:rsidRDefault="00AD1C57" w:rsidP="00AD1C57">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Entreprise</w:t>
            </w:r>
          </w:p>
        </w:tc>
        <w:tc>
          <w:tcPr>
            <w:tcW w:w="9072" w:type="dxa"/>
            <w:shd w:val="clear" w:color="auto" w:fill="auto"/>
            <w:tcMar>
              <w:top w:w="45" w:type="dxa"/>
              <w:left w:w="0" w:type="dxa"/>
              <w:bottom w:w="45" w:type="dxa"/>
              <w:right w:w="0" w:type="dxa"/>
            </w:tcMar>
          </w:tcPr>
          <w:p w14:paraId="1EEC55D2" w14:textId="180D70E9" w:rsidR="00AD1C57" w:rsidRPr="00AD1C57" w:rsidRDefault="00AD1C57" w:rsidP="00AD1C57">
            <w:pPr>
              <w:spacing w:after="0"/>
              <w:rPr>
                <w:rFonts w:ascii="Calibri" w:eastAsia="Times New Roman" w:hAnsi="Calibri" w:cs="Calibri"/>
                <w:sz w:val="20"/>
                <w:lang w:eastAsia="fr-CA"/>
              </w:rPr>
            </w:pPr>
            <w:r w:rsidRPr="00AD1C57">
              <w:rPr>
                <w:rFonts w:ascii="Calibri" w:eastAsia="Times New Roman" w:hAnsi="Calibri" w:cs="Calibri"/>
                <w:sz w:val="20"/>
                <w:lang w:eastAsia="fr-CA"/>
              </w:rPr>
              <w:t>Domaine d’affaires métier de Loto-Québec (systèmes d’entreprise, intelligence d’affaires, analytique, référentiels de données, entrepôts, etc.)</w:t>
            </w:r>
          </w:p>
        </w:tc>
      </w:tr>
      <w:tr w:rsidR="00AD1C57" w:rsidRPr="00AD1C57" w14:paraId="75C99934" w14:textId="77777777" w:rsidTr="00687533">
        <w:tc>
          <w:tcPr>
            <w:tcW w:w="1838" w:type="dxa"/>
            <w:shd w:val="clear" w:color="auto" w:fill="auto"/>
            <w:tcMar>
              <w:top w:w="45" w:type="dxa"/>
              <w:left w:w="0" w:type="dxa"/>
              <w:bottom w:w="45" w:type="dxa"/>
              <w:right w:w="0" w:type="dxa"/>
            </w:tcMar>
          </w:tcPr>
          <w:p w14:paraId="25614AA7" w14:textId="6E8171F2" w:rsidR="004F22D0" w:rsidRPr="00AD1C57" w:rsidRDefault="004F22D0" w:rsidP="00AD1C57">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RH</w:t>
            </w:r>
          </w:p>
        </w:tc>
        <w:tc>
          <w:tcPr>
            <w:tcW w:w="9072" w:type="dxa"/>
            <w:shd w:val="clear" w:color="auto" w:fill="auto"/>
            <w:tcMar>
              <w:top w:w="45" w:type="dxa"/>
              <w:left w:w="0" w:type="dxa"/>
              <w:bottom w:w="45" w:type="dxa"/>
              <w:right w:w="0" w:type="dxa"/>
            </w:tcMar>
          </w:tcPr>
          <w:p w14:paraId="2079A55D" w14:textId="36333AF1" w:rsidR="004F22D0" w:rsidRPr="00AD1C57" w:rsidRDefault="00AD1C57" w:rsidP="00AD1C57">
            <w:pPr>
              <w:spacing w:after="0"/>
              <w:rPr>
                <w:sz w:val="20"/>
                <w:lang w:eastAsia="fr-CA"/>
              </w:rPr>
            </w:pPr>
            <w:r w:rsidRPr="00AD1C57">
              <w:rPr>
                <w:rFonts w:ascii="Calibri" w:eastAsia="Times New Roman" w:hAnsi="Calibri" w:cs="Calibri"/>
                <w:sz w:val="20"/>
                <w:lang w:eastAsia="fr-CA"/>
              </w:rPr>
              <w:t>Domaine d’affaires en soutien aux domaines d’affaires métier touchant les capacités d’affaires en ressources humaines.</w:t>
            </w:r>
          </w:p>
        </w:tc>
      </w:tr>
      <w:tr w:rsidR="00AD1C57" w:rsidRPr="00AD1C57" w14:paraId="4FD7264A" w14:textId="77777777" w:rsidTr="00687533">
        <w:tc>
          <w:tcPr>
            <w:tcW w:w="1838" w:type="dxa"/>
            <w:shd w:val="clear" w:color="auto" w:fill="auto"/>
            <w:tcMar>
              <w:top w:w="45" w:type="dxa"/>
              <w:left w:w="0" w:type="dxa"/>
              <w:bottom w:w="45" w:type="dxa"/>
              <w:right w:w="0" w:type="dxa"/>
            </w:tcMar>
          </w:tcPr>
          <w:p w14:paraId="5207577A" w14:textId="77777777" w:rsidR="004F22D0" w:rsidRPr="00AD1C57" w:rsidRDefault="004F22D0" w:rsidP="00687533">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Finances</w:t>
            </w:r>
          </w:p>
        </w:tc>
        <w:tc>
          <w:tcPr>
            <w:tcW w:w="9072" w:type="dxa"/>
            <w:shd w:val="clear" w:color="auto" w:fill="auto"/>
            <w:tcMar>
              <w:top w:w="45" w:type="dxa"/>
              <w:left w:w="0" w:type="dxa"/>
              <w:bottom w:w="45" w:type="dxa"/>
              <w:right w:w="0" w:type="dxa"/>
            </w:tcMar>
          </w:tcPr>
          <w:p w14:paraId="7EB3B942" w14:textId="24C2D0C3" w:rsidR="004F22D0" w:rsidRPr="00AD1C57" w:rsidRDefault="00AD1C57" w:rsidP="00AD1C57">
            <w:pPr>
              <w:spacing w:after="0"/>
              <w:rPr>
                <w:sz w:val="20"/>
                <w:lang w:eastAsia="fr-CA"/>
              </w:rPr>
            </w:pPr>
            <w:r w:rsidRPr="00AD1C57">
              <w:rPr>
                <w:rFonts w:ascii="Calibri" w:eastAsia="Times New Roman" w:hAnsi="Calibri" w:cs="Calibri"/>
                <w:sz w:val="20"/>
                <w:lang w:eastAsia="fr-CA"/>
              </w:rPr>
              <w:t>Domaine d’affaires en soutien aux domaines d’affaires métier touchant les capacités d’affaires en finances.</w:t>
            </w:r>
          </w:p>
        </w:tc>
      </w:tr>
      <w:tr w:rsidR="00AD1C57" w:rsidRPr="00AD1C57" w14:paraId="77AE50C3" w14:textId="77777777" w:rsidTr="00687533">
        <w:tc>
          <w:tcPr>
            <w:tcW w:w="1838" w:type="dxa"/>
            <w:shd w:val="clear" w:color="auto" w:fill="auto"/>
            <w:tcMar>
              <w:top w:w="45" w:type="dxa"/>
              <w:left w:w="0" w:type="dxa"/>
              <w:bottom w:w="45" w:type="dxa"/>
              <w:right w:w="0" w:type="dxa"/>
            </w:tcMar>
          </w:tcPr>
          <w:p w14:paraId="0BE4D4E7" w14:textId="77777777" w:rsidR="004F22D0" w:rsidRPr="00AD1C57" w:rsidRDefault="004F22D0" w:rsidP="00687533">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Sécurité</w:t>
            </w:r>
          </w:p>
        </w:tc>
        <w:tc>
          <w:tcPr>
            <w:tcW w:w="9072" w:type="dxa"/>
            <w:shd w:val="clear" w:color="auto" w:fill="auto"/>
            <w:tcMar>
              <w:top w:w="45" w:type="dxa"/>
              <w:left w:w="0" w:type="dxa"/>
              <w:bottom w:w="45" w:type="dxa"/>
              <w:right w:w="0" w:type="dxa"/>
            </w:tcMar>
          </w:tcPr>
          <w:p w14:paraId="64C86A99" w14:textId="2A095964" w:rsidR="004F22D0" w:rsidRPr="00AD1C57" w:rsidRDefault="00AD1C57" w:rsidP="00687533">
            <w:pPr>
              <w:spacing w:after="0"/>
              <w:rPr>
                <w:sz w:val="20"/>
                <w:lang w:eastAsia="fr-CA"/>
              </w:rPr>
            </w:pPr>
            <w:r w:rsidRPr="00AD1C57">
              <w:rPr>
                <w:rFonts w:ascii="Calibri" w:eastAsia="Times New Roman" w:hAnsi="Calibri" w:cs="Calibri"/>
                <w:sz w:val="20"/>
                <w:lang w:eastAsia="fr-CA"/>
              </w:rPr>
              <w:t>Domaine d’affaires en soutien aux domaines d’affaires métier touchant les capacités d’affaires de sécurité.</w:t>
            </w:r>
          </w:p>
        </w:tc>
      </w:tr>
      <w:tr w:rsidR="00AD1C57" w:rsidRPr="00AD1C57" w14:paraId="2D2BBEA8" w14:textId="77777777" w:rsidTr="00687533">
        <w:tc>
          <w:tcPr>
            <w:tcW w:w="1838" w:type="dxa"/>
            <w:shd w:val="clear" w:color="auto" w:fill="auto"/>
            <w:tcMar>
              <w:top w:w="45" w:type="dxa"/>
              <w:left w:w="0" w:type="dxa"/>
              <w:bottom w:w="45" w:type="dxa"/>
              <w:right w:w="0" w:type="dxa"/>
            </w:tcMar>
          </w:tcPr>
          <w:p w14:paraId="755D393B" w14:textId="77777777" w:rsidR="004F22D0" w:rsidRPr="00AD1C57" w:rsidRDefault="004F22D0" w:rsidP="00687533">
            <w:pPr>
              <w:spacing w:after="0" w:line="240" w:lineRule="auto"/>
              <w:textAlignment w:val="baseline"/>
              <w:rPr>
                <w:rFonts w:ascii="Calibri" w:eastAsia="Times New Roman" w:hAnsi="Calibri" w:cs="Calibri"/>
                <w:sz w:val="20"/>
                <w:lang w:eastAsia="fr-CA"/>
              </w:rPr>
            </w:pPr>
            <w:r w:rsidRPr="00AD1C57">
              <w:rPr>
                <w:rFonts w:ascii="Calibri" w:eastAsia="Times New Roman" w:hAnsi="Calibri" w:cs="Calibri"/>
                <w:sz w:val="20"/>
                <w:lang w:eastAsia="fr-CA"/>
              </w:rPr>
              <w:t>Soutien</w:t>
            </w:r>
          </w:p>
        </w:tc>
        <w:tc>
          <w:tcPr>
            <w:tcW w:w="9072" w:type="dxa"/>
            <w:shd w:val="clear" w:color="auto" w:fill="auto"/>
            <w:tcMar>
              <w:top w:w="45" w:type="dxa"/>
              <w:left w:w="0" w:type="dxa"/>
              <w:bottom w:w="45" w:type="dxa"/>
              <w:right w:w="0" w:type="dxa"/>
            </w:tcMar>
          </w:tcPr>
          <w:p w14:paraId="146977F5" w14:textId="631C04EA" w:rsidR="004F22D0" w:rsidRPr="00AD1C57" w:rsidRDefault="00AD1C57" w:rsidP="00687533">
            <w:pPr>
              <w:spacing w:after="0"/>
              <w:rPr>
                <w:sz w:val="20"/>
                <w:lang w:eastAsia="fr-CA"/>
              </w:rPr>
            </w:pPr>
            <w:r w:rsidRPr="00AD1C57">
              <w:rPr>
                <w:rFonts w:ascii="Calibri" w:eastAsia="Times New Roman" w:hAnsi="Calibri" w:cs="Calibri"/>
                <w:sz w:val="20"/>
                <w:lang w:eastAsia="fr-CA"/>
              </w:rPr>
              <w:t>Domaine d’affaires en soutien aux domaines d’affaires métier touchant les capacités d’affaires « administratives » telles que le</w:t>
            </w:r>
            <w:r w:rsidR="00577024">
              <w:rPr>
                <w:rFonts w:ascii="Calibri" w:eastAsia="Times New Roman" w:hAnsi="Calibri" w:cs="Calibri"/>
                <w:sz w:val="20"/>
                <w:lang w:eastAsia="fr-CA"/>
              </w:rPr>
              <w:t>s affaires</w:t>
            </w:r>
            <w:r w:rsidRPr="00AD1C57">
              <w:rPr>
                <w:rFonts w:ascii="Calibri" w:eastAsia="Times New Roman" w:hAnsi="Calibri" w:cs="Calibri"/>
                <w:sz w:val="20"/>
                <w:lang w:eastAsia="fr-CA"/>
              </w:rPr>
              <w:t xml:space="preserve"> juridique, l’approvisionnement et la logistique, les TI, etc.</w:t>
            </w:r>
          </w:p>
        </w:tc>
      </w:tr>
    </w:tbl>
    <w:p w14:paraId="023E05E8" w14:textId="77777777" w:rsidR="004F22D0" w:rsidRDefault="004F22D0" w:rsidP="004F22D0">
      <w:pPr>
        <w:spacing w:after="0"/>
      </w:pPr>
    </w:p>
    <w:p w14:paraId="207544B7" w14:textId="77777777" w:rsidR="004F22D0" w:rsidRDefault="004F22D0" w:rsidP="004F22D0">
      <w:pPr>
        <w:spacing w:after="0"/>
      </w:pPr>
    </w:p>
    <w:p w14:paraId="4DD9D322" w14:textId="77777777" w:rsidR="004F22D0" w:rsidRDefault="004F22D0" w:rsidP="004F22D0">
      <w:r>
        <w:br w:type="page"/>
      </w:r>
    </w:p>
    <w:p w14:paraId="0F053BAF" w14:textId="77777777" w:rsidR="004F22D0" w:rsidRDefault="004F22D0" w:rsidP="004F22D0">
      <w:pPr>
        <w:pStyle w:val="Titre2"/>
        <w:rPr>
          <w:rFonts w:eastAsia="Times New Roman"/>
          <w:lang w:eastAsia="fr-CA"/>
        </w:rPr>
      </w:pPr>
      <w:bookmarkStart w:id="776" w:name="_Toc27694625"/>
      <w:r w:rsidRPr="00163043">
        <w:rPr>
          <w:rFonts w:eastAsia="Times New Roman"/>
          <w:lang w:eastAsia="fr-CA"/>
        </w:rPr>
        <w:lastRenderedPageBreak/>
        <w:t>Tenants </w:t>
      </w:r>
      <w:r>
        <w:rPr>
          <w:rFonts w:eastAsia="Times New Roman"/>
          <w:lang w:eastAsia="fr-CA"/>
        </w:rPr>
        <w:t>(réseau)</w:t>
      </w:r>
      <w:bookmarkEnd w:id="776"/>
    </w:p>
    <w:p w14:paraId="56CF6710" w14:textId="77777777" w:rsidR="004F22D0" w:rsidRDefault="004F22D0" w:rsidP="004F22D0">
      <w:pPr>
        <w:spacing w:after="0" w:line="240" w:lineRule="auto"/>
        <w:textAlignment w:val="baseline"/>
        <w:rPr>
          <w:rFonts w:ascii="Calibri" w:eastAsia="Times New Roman" w:hAnsi="Calibri" w:cs="Calibri"/>
          <w:lang w:eastAsia="fr-CA"/>
        </w:rPr>
      </w:pPr>
    </w:p>
    <w:p w14:paraId="6DB1BD62" w14:textId="77777777" w:rsidR="004F22D0" w:rsidRDefault="004F22D0" w:rsidP="004F22D0">
      <w:pPr>
        <w:pStyle w:val="Titre4"/>
        <w:rPr>
          <w:lang w:eastAsia="fr-CA"/>
        </w:rPr>
      </w:pPr>
      <w:r>
        <w:rPr>
          <w:lang w:eastAsia="fr-CA"/>
        </w:rPr>
        <w:t>Définition</w:t>
      </w:r>
    </w:p>
    <w:p w14:paraId="56BB3A02" w14:textId="77777777" w:rsidR="004F22D0" w:rsidRDefault="004F22D0" w:rsidP="004F22D0">
      <w:pPr>
        <w:spacing w:after="0" w:line="240" w:lineRule="auto"/>
        <w:rPr>
          <w:lang w:eastAsia="fr-CA"/>
        </w:rPr>
      </w:pPr>
      <w:r>
        <w:rPr>
          <w:lang w:eastAsia="fr-CA"/>
        </w:rPr>
        <w:t>Regroupement logique (</w:t>
      </w:r>
      <w:r w:rsidRPr="00B673D1">
        <w:rPr>
          <w:i/>
          <w:lang w:eastAsia="fr-CA"/>
        </w:rPr>
        <w:t>scope</w:t>
      </w:r>
      <w:r>
        <w:rPr>
          <w:lang w:eastAsia="fr-CA"/>
        </w:rPr>
        <w:t>) d’infrastructure matérielle partagée (ex. FW, VLAN, tables de routage, LB) et utilisé par un ensemble de produits (applications/progiciels). Le partage de l’infrastructure peut s’établir au niveau logique mais aussi physique mais à la base, le regroupement demeure logique. Les caractéristiques de ce regroupement d’infra partagé répondent aux besoins de l’ensemble des produits qui évoluent dans ce Tenant et sont soumis aux mêmes règles.</w:t>
      </w:r>
    </w:p>
    <w:p w14:paraId="67AD3DA9" w14:textId="77777777" w:rsidR="004F22D0" w:rsidRDefault="004F22D0" w:rsidP="004F22D0">
      <w:pPr>
        <w:spacing w:after="0" w:line="240" w:lineRule="auto"/>
        <w:ind w:left="1416"/>
        <w:rPr>
          <w:lang w:eastAsia="fr-CA"/>
        </w:rPr>
      </w:pPr>
    </w:p>
    <w:p w14:paraId="7C235B8D" w14:textId="77777777" w:rsidR="004F22D0" w:rsidRDefault="004F22D0" w:rsidP="004F22D0">
      <w:pPr>
        <w:spacing w:after="0" w:line="240" w:lineRule="auto"/>
        <w:ind w:left="1416"/>
        <w:rPr>
          <w:lang w:eastAsia="fr-CA"/>
        </w:rPr>
      </w:pPr>
    </w:p>
    <w:p w14:paraId="737C2449" w14:textId="77777777" w:rsidR="004F22D0" w:rsidRPr="00C25735" w:rsidRDefault="004F22D0" w:rsidP="004F22D0">
      <w:pPr>
        <w:pStyle w:val="Titre4"/>
        <w:rPr>
          <w:lang w:eastAsia="fr-CA"/>
        </w:rPr>
      </w:pPr>
      <w:r>
        <w:rPr>
          <w:lang w:eastAsia="fr-CA"/>
        </w:rPr>
        <w:t>Caractéristiques d’un Tenant ; qui justifient normalement la différenciation d’un Tenant par rapport à un autre</w:t>
      </w:r>
    </w:p>
    <w:p w14:paraId="7C88EC4B" w14:textId="77777777" w:rsidR="004F22D0" w:rsidRDefault="004F22D0" w:rsidP="004F22D0">
      <w:pPr>
        <w:pStyle w:val="Paragraphedeliste"/>
        <w:numPr>
          <w:ilvl w:val="0"/>
          <w:numId w:val="25"/>
        </w:numPr>
        <w:tabs>
          <w:tab w:val="num" w:pos="1068"/>
        </w:tabs>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Doit avoir un seul responsable qui possède le pouvoir décisionnel sur son évolution et sa maintenance.</w:t>
      </w:r>
    </w:p>
    <w:p w14:paraId="2BDDE91E" w14:textId="77777777" w:rsidR="004F22D0" w:rsidRDefault="004F22D0" w:rsidP="004F22D0">
      <w:pPr>
        <w:pStyle w:val="Paragraphedeliste"/>
        <w:numPr>
          <w:ilvl w:val="0"/>
          <w:numId w:val="25"/>
        </w:numPr>
        <w:tabs>
          <w:tab w:val="num" w:pos="1068"/>
        </w:tabs>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Niveau de service (SLA) infra identique pour l’ensemble des produits évoluant dans ce Tenant</w:t>
      </w:r>
    </w:p>
    <w:p w14:paraId="7B44DEB7" w14:textId="77777777" w:rsidR="004F22D0" w:rsidRDefault="004F22D0" w:rsidP="004F22D0">
      <w:pPr>
        <w:pStyle w:val="Paragraphedeliste"/>
        <w:numPr>
          <w:ilvl w:val="0"/>
          <w:numId w:val="25"/>
        </w:numPr>
        <w:tabs>
          <w:tab w:val="num" w:pos="1068"/>
        </w:tabs>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Même règles de pare-feu (</w:t>
      </w:r>
      <w:r w:rsidRPr="00C25735">
        <w:rPr>
          <w:rFonts w:ascii="Calibri" w:eastAsia="Times New Roman" w:hAnsi="Calibri" w:cs="Calibri"/>
          <w:i/>
          <w:lang w:eastAsia="fr-CA"/>
        </w:rPr>
        <w:t>Firewall</w:t>
      </w:r>
      <w:r>
        <w:rPr>
          <w:rFonts w:ascii="Calibri" w:eastAsia="Times New Roman" w:hAnsi="Calibri" w:cs="Calibri"/>
          <w:lang w:eastAsia="fr-CA"/>
        </w:rPr>
        <w:t>), VIPs (</w:t>
      </w:r>
      <w:r w:rsidRPr="00127120">
        <w:rPr>
          <w:rFonts w:ascii="Calibri" w:eastAsia="Times New Roman" w:hAnsi="Calibri" w:cs="Calibri"/>
          <w:i/>
          <w:lang w:eastAsia="fr-CA"/>
        </w:rPr>
        <w:t>load balancer</w:t>
      </w:r>
      <w:r>
        <w:rPr>
          <w:rFonts w:ascii="Calibri" w:eastAsia="Times New Roman" w:hAnsi="Calibri" w:cs="Calibri"/>
          <w:lang w:eastAsia="fr-CA"/>
        </w:rPr>
        <w:t>), tables de routage, sous-réseau local (</w:t>
      </w:r>
      <w:r w:rsidRPr="00B673D1">
        <w:rPr>
          <w:rFonts w:ascii="Calibri" w:eastAsia="Times New Roman" w:hAnsi="Calibri" w:cs="Calibri"/>
          <w:i/>
          <w:lang w:eastAsia="fr-CA"/>
        </w:rPr>
        <w:t>vlan</w:t>
      </w:r>
      <w:r>
        <w:rPr>
          <w:rFonts w:ascii="Calibri" w:eastAsia="Times New Roman" w:hAnsi="Calibri" w:cs="Calibri"/>
          <w:lang w:eastAsia="fr-CA"/>
        </w:rPr>
        <w:t>), etc. Donc, une affinité certaine en termes d’infrastructure.</w:t>
      </w:r>
    </w:p>
    <w:p w14:paraId="1C2102E0" w14:textId="77777777" w:rsidR="004F22D0" w:rsidRDefault="004F22D0" w:rsidP="004F22D0">
      <w:pPr>
        <w:pStyle w:val="Paragraphedeliste"/>
        <w:numPr>
          <w:ilvl w:val="0"/>
          <w:numId w:val="25"/>
        </w:numPr>
        <w:tabs>
          <w:tab w:val="num" w:pos="1068"/>
        </w:tabs>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Déployables</w:t>
      </w:r>
      <w:r w:rsidRPr="001E5946">
        <w:rPr>
          <w:rFonts w:ascii="Calibri" w:eastAsia="Times New Roman" w:hAnsi="Calibri" w:cs="Calibri"/>
          <w:lang w:eastAsia="fr-CA"/>
        </w:rPr>
        <w:t xml:space="preserve"> dans toutes les zones (50</w:t>
      </w:r>
      <w:r>
        <w:rPr>
          <w:rFonts w:ascii="Calibri" w:eastAsia="Times New Roman" w:hAnsi="Calibri" w:cs="Calibri"/>
          <w:lang w:eastAsia="fr-CA"/>
        </w:rPr>
        <w:t xml:space="preserve">0/pdc/dmz/interne) mais </w:t>
      </w:r>
      <w:r w:rsidRPr="001E5946">
        <w:rPr>
          <w:rFonts w:ascii="Calibri" w:eastAsia="Times New Roman" w:hAnsi="Calibri" w:cs="Calibri"/>
          <w:lang w:eastAsia="fr-CA"/>
        </w:rPr>
        <w:t>pas nécessairement déployés dans toutes les zones</w:t>
      </w:r>
      <w:r>
        <w:rPr>
          <w:rFonts w:ascii="Calibri" w:eastAsia="Times New Roman" w:hAnsi="Calibri" w:cs="Calibri"/>
          <w:lang w:eastAsia="fr-CA"/>
        </w:rPr>
        <w:t>.</w:t>
      </w:r>
    </w:p>
    <w:p w14:paraId="39781089" w14:textId="77777777" w:rsidR="004F22D0" w:rsidRDefault="004F22D0" w:rsidP="004F22D0">
      <w:pPr>
        <w:pStyle w:val="Paragraphedeliste"/>
        <w:numPr>
          <w:ilvl w:val="0"/>
          <w:numId w:val="25"/>
        </w:numPr>
        <w:tabs>
          <w:tab w:val="num" w:pos="1068"/>
        </w:tabs>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Déployables autant en JHA qu’en NJHA.</w:t>
      </w:r>
    </w:p>
    <w:p w14:paraId="4E1F2459" w14:textId="77777777" w:rsidR="004F22D0" w:rsidRDefault="004F22D0" w:rsidP="004F22D0">
      <w:pPr>
        <w:pStyle w:val="Paragraphedeliste"/>
        <w:numPr>
          <w:ilvl w:val="0"/>
          <w:numId w:val="25"/>
        </w:numPr>
        <w:tabs>
          <w:tab w:val="num" w:pos="1068"/>
        </w:tabs>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 xml:space="preserve">Doit être définissable pour </w:t>
      </w:r>
      <w:r w:rsidRPr="001E5946">
        <w:rPr>
          <w:rFonts w:ascii="Calibri" w:eastAsia="Times New Roman" w:hAnsi="Calibri" w:cs="Calibri"/>
          <w:lang w:eastAsia="fr-CA"/>
        </w:rPr>
        <w:t xml:space="preserve">un </w:t>
      </w:r>
      <w:r>
        <w:rPr>
          <w:rFonts w:ascii="Calibri" w:eastAsia="Times New Roman" w:hAnsi="Calibri" w:cs="Calibri"/>
          <w:lang w:eastAsia="fr-CA"/>
        </w:rPr>
        <w:t xml:space="preserve">(ou plusieurs) </w:t>
      </w:r>
      <w:r w:rsidRPr="001E5946">
        <w:rPr>
          <w:rFonts w:ascii="Calibri" w:eastAsia="Times New Roman" w:hAnsi="Calibri" w:cs="Calibri"/>
          <w:lang w:eastAsia="fr-CA"/>
        </w:rPr>
        <w:t>environnement</w:t>
      </w:r>
      <w:r>
        <w:rPr>
          <w:rFonts w:ascii="Calibri" w:eastAsia="Times New Roman" w:hAnsi="Calibri" w:cs="Calibri"/>
          <w:lang w:eastAsia="fr-CA"/>
        </w:rPr>
        <w:t>(s)</w:t>
      </w:r>
      <w:r w:rsidRPr="001E5946">
        <w:rPr>
          <w:rFonts w:ascii="Calibri" w:eastAsia="Times New Roman" w:hAnsi="Calibri" w:cs="Calibri"/>
          <w:lang w:eastAsia="fr-CA"/>
        </w:rPr>
        <w:t xml:space="preserve"> </w:t>
      </w:r>
      <w:r>
        <w:rPr>
          <w:rFonts w:ascii="Calibri" w:eastAsia="Times New Roman" w:hAnsi="Calibri" w:cs="Calibri"/>
          <w:lang w:eastAsia="fr-CA"/>
        </w:rPr>
        <w:t>d’exécution : DE, TI, TS, TA, FO, PP, PO.</w:t>
      </w:r>
    </w:p>
    <w:p w14:paraId="1BC2363D" w14:textId="77777777" w:rsidR="004F22D0" w:rsidRPr="00C25735" w:rsidRDefault="004F22D0" w:rsidP="004F22D0">
      <w:pPr>
        <w:pStyle w:val="Paragraphedeliste"/>
        <w:numPr>
          <w:ilvl w:val="0"/>
          <w:numId w:val="25"/>
        </w:numPr>
        <w:tabs>
          <w:tab w:val="num" w:pos="1068"/>
        </w:tabs>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Doit contenir une envergure justifiée (</w:t>
      </w:r>
      <w:r w:rsidRPr="001E5946">
        <w:rPr>
          <w:rFonts w:ascii="Calibri" w:eastAsia="Times New Roman" w:hAnsi="Calibri" w:cs="Calibri"/>
          <w:lang w:eastAsia="fr-CA"/>
        </w:rPr>
        <w:t xml:space="preserve">masse critique de </w:t>
      </w:r>
      <w:r>
        <w:rPr>
          <w:rFonts w:ascii="Calibri" w:eastAsia="Times New Roman" w:hAnsi="Calibri" w:cs="Calibri"/>
          <w:lang w:eastAsia="fr-CA"/>
        </w:rPr>
        <w:t xml:space="preserve">nœuds </w:t>
      </w:r>
      <w:r w:rsidRPr="00560727">
        <w:rPr>
          <w:rFonts w:ascii="Calibri" w:eastAsia="Times New Roman" w:hAnsi="Calibri" w:cs="Calibri"/>
          <w:i/>
          <w:lang w:eastAsia="fr-CA"/>
        </w:rPr>
        <w:t>node/host</w:t>
      </w:r>
      <w:r>
        <w:rPr>
          <w:rFonts w:ascii="Calibri" w:eastAsia="Times New Roman" w:hAnsi="Calibri" w:cs="Calibri"/>
          <w:lang w:eastAsia="fr-CA"/>
        </w:rPr>
        <w:t>)) qui ne soit ni trop vaste ni trop petite.</w:t>
      </w:r>
    </w:p>
    <w:p w14:paraId="04A775B7" w14:textId="77777777" w:rsidR="004F22D0" w:rsidRDefault="004F22D0" w:rsidP="004F22D0">
      <w:pPr>
        <w:pStyle w:val="Paragraphedeliste"/>
        <w:numPr>
          <w:ilvl w:val="0"/>
          <w:numId w:val="25"/>
        </w:numPr>
        <w:tabs>
          <w:tab w:val="num" w:pos="1068"/>
        </w:tabs>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Doit être redondant et préférablement en mode actif-actif</w:t>
      </w:r>
    </w:p>
    <w:p w14:paraId="275B9FC2" w14:textId="77777777" w:rsidR="004F22D0" w:rsidRPr="00574A45" w:rsidRDefault="004F22D0" w:rsidP="004F22D0">
      <w:pPr>
        <w:pStyle w:val="Paragraphedeliste"/>
        <w:numPr>
          <w:ilvl w:val="0"/>
          <w:numId w:val="25"/>
        </w:numPr>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Un T</w:t>
      </w:r>
      <w:r w:rsidRPr="00163043">
        <w:rPr>
          <w:rFonts w:ascii="Calibri" w:eastAsia="Times New Roman" w:hAnsi="Calibri" w:cs="Calibri"/>
          <w:lang w:eastAsia="fr-CA"/>
        </w:rPr>
        <w:t xml:space="preserve">enant est similaire à VPC </w:t>
      </w:r>
      <w:r>
        <w:rPr>
          <w:rFonts w:ascii="Calibri" w:eastAsia="Times New Roman" w:hAnsi="Calibri" w:cs="Calibri"/>
          <w:lang w:eastAsia="fr-CA"/>
        </w:rPr>
        <w:t>(</w:t>
      </w:r>
      <w:r w:rsidRPr="00127120">
        <w:rPr>
          <w:rFonts w:ascii="Calibri" w:eastAsia="Times New Roman" w:hAnsi="Calibri" w:cs="Calibri"/>
          <w:i/>
          <w:lang w:eastAsia="fr-CA"/>
        </w:rPr>
        <w:t>Virtual Private Cloud</w:t>
      </w:r>
      <w:r>
        <w:rPr>
          <w:rFonts w:ascii="Calibri" w:eastAsia="Times New Roman" w:hAnsi="Calibri" w:cs="Calibri"/>
          <w:lang w:eastAsia="fr-CA"/>
        </w:rPr>
        <w:t>) sur</w:t>
      </w:r>
      <w:r w:rsidRPr="00163043">
        <w:rPr>
          <w:rFonts w:ascii="Calibri" w:eastAsia="Times New Roman" w:hAnsi="Calibri" w:cs="Calibri"/>
          <w:lang w:eastAsia="fr-CA"/>
        </w:rPr>
        <w:t xml:space="preserve"> AWS </w:t>
      </w:r>
    </w:p>
    <w:p w14:paraId="010CAAC0" w14:textId="77777777" w:rsidR="004F22D0" w:rsidRDefault="004F22D0" w:rsidP="004F22D0"/>
    <w:p w14:paraId="5DFF2FFC" w14:textId="77777777" w:rsidR="004F22D0" w:rsidRPr="007452FB" w:rsidRDefault="004F22D0" w:rsidP="004F22D0">
      <w:pPr>
        <w:pStyle w:val="Titre4"/>
      </w:pPr>
      <w:r w:rsidRPr="007452FB">
        <w:t xml:space="preserve">Notes </w:t>
      </w:r>
      <w:r>
        <w:t xml:space="preserve">explicatives détaillées </w:t>
      </w:r>
      <w:r w:rsidRPr="007452FB">
        <w:t>de Je</w:t>
      </w:r>
      <w:r>
        <w:t xml:space="preserve">an-Christophe </w:t>
      </w:r>
      <w:r>
        <w:sym w:font="Wingdings" w:char="F0E0"/>
      </w:r>
      <w:r>
        <w:t xml:space="preserve"> fichier texte</w:t>
      </w:r>
    </w:p>
    <w:p w14:paraId="21E0C525" w14:textId="77777777" w:rsidR="004F22D0" w:rsidRPr="001E5946" w:rsidRDefault="004F22D0" w:rsidP="004F22D0">
      <w:pPr>
        <w:pStyle w:val="Paragraphedeliste"/>
        <w:numPr>
          <w:ilvl w:val="0"/>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Un tenant doit avoir un (et un seul) (propriétaire/)</w:t>
      </w:r>
      <w:r>
        <w:rPr>
          <w:rFonts w:ascii="Calibri" w:eastAsia="Times New Roman" w:hAnsi="Calibri" w:cs="Calibri"/>
          <w:lang w:eastAsia="fr-CA"/>
        </w:rPr>
        <w:t xml:space="preserve"> </w:t>
      </w:r>
      <w:r w:rsidRPr="001E5946">
        <w:rPr>
          <w:rFonts w:ascii="Calibri" w:eastAsia="Times New Roman" w:hAnsi="Calibri" w:cs="Calibri"/>
          <w:lang w:eastAsia="fr-CA"/>
        </w:rPr>
        <w:t>responsable technique avec pouvoir décisionnel sur la gestion (</w:t>
      </w:r>
      <w:r w:rsidRPr="00EA7669">
        <w:rPr>
          <w:rFonts w:ascii="Calibri" w:eastAsia="Times New Roman" w:hAnsi="Calibri" w:cs="Calibri"/>
          <w:lang w:eastAsia="fr-CA"/>
        </w:rPr>
        <w:t>MACD</w:t>
      </w:r>
      <w:r w:rsidRPr="001E5946">
        <w:rPr>
          <w:rFonts w:ascii="Calibri" w:eastAsia="Times New Roman" w:hAnsi="Calibri" w:cs="Calibri"/>
          <w:lang w:eastAsia="fr-CA"/>
        </w:rPr>
        <w:t>) de celui-ci</w:t>
      </w:r>
      <w:r>
        <w:rPr>
          <w:rFonts w:ascii="Calibri" w:eastAsia="Times New Roman" w:hAnsi="Calibri" w:cs="Calibri"/>
          <w:lang w:eastAsia="fr-CA"/>
        </w:rPr>
        <w:t xml:space="preserve">. </w:t>
      </w:r>
    </w:p>
    <w:p w14:paraId="46F7DF47" w14:textId="77777777" w:rsidR="004F22D0" w:rsidRPr="001E5946" w:rsidRDefault="004F22D0" w:rsidP="004F22D0">
      <w:pPr>
        <w:pStyle w:val="Paragraphedeliste"/>
        <w:numPr>
          <w:ilvl w:val="0"/>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Un tenant d</w:t>
      </w:r>
      <w:r>
        <w:rPr>
          <w:rFonts w:ascii="Calibri" w:eastAsia="Times New Roman" w:hAnsi="Calibri" w:cs="Calibri"/>
          <w:lang w:eastAsia="fr-CA"/>
        </w:rPr>
        <w:t xml:space="preserve">oit </w:t>
      </w:r>
      <w:r w:rsidRPr="001E5946">
        <w:rPr>
          <w:rFonts w:ascii="Calibri" w:eastAsia="Times New Roman" w:hAnsi="Calibri" w:cs="Calibri"/>
          <w:lang w:eastAsia="fr-CA"/>
        </w:rPr>
        <w:t>rassembler des systèmes avec une certaine affinité</w:t>
      </w:r>
    </w:p>
    <w:p w14:paraId="2E3D8188" w14:textId="77777777" w:rsidR="004F22D0" w:rsidRPr="001E5946" w:rsidRDefault="004F22D0" w:rsidP="004F22D0">
      <w:pPr>
        <w:pStyle w:val="Paragraphedeliste"/>
        <w:numPr>
          <w:ilvl w:val="0"/>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 xml:space="preserve">Un tenant </w:t>
      </w:r>
      <w:r>
        <w:rPr>
          <w:rFonts w:ascii="Calibri" w:eastAsia="Times New Roman" w:hAnsi="Calibri" w:cs="Calibri"/>
          <w:lang w:eastAsia="fr-CA"/>
        </w:rPr>
        <w:t xml:space="preserve">doit être définissable pour </w:t>
      </w:r>
      <w:r w:rsidRPr="001E5946">
        <w:rPr>
          <w:rFonts w:ascii="Calibri" w:eastAsia="Times New Roman" w:hAnsi="Calibri" w:cs="Calibri"/>
          <w:lang w:eastAsia="fr-CA"/>
        </w:rPr>
        <w:t xml:space="preserve">un scope d'environnement </w:t>
      </w:r>
      <w:r>
        <w:rPr>
          <w:rFonts w:ascii="Calibri" w:eastAsia="Times New Roman" w:hAnsi="Calibri" w:cs="Calibri"/>
          <w:lang w:eastAsia="fr-CA"/>
        </w:rPr>
        <w:t xml:space="preserve">précis </w:t>
      </w:r>
      <w:r w:rsidRPr="001E5946">
        <w:rPr>
          <w:rFonts w:ascii="Calibri" w:eastAsia="Times New Roman" w:hAnsi="Calibri" w:cs="Calibri"/>
          <w:lang w:eastAsia="fr-CA"/>
        </w:rPr>
        <w:t>(</w:t>
      </w:r>
      <w:r>
        <w:rPr>
          <w:rFonts w:ascii="Calibri" w:eastAsia="Times New Roman" w:hAnsi="Calibri" w:cs="Calibri"/>
          <w:lang w:eastAsia="fr-CA"/>
        </w:rPr>
        <w:t>DE, TI, TA, PP, PO)</w:t>
      </w:r>
      <w:r w:rsidRPr="001E5946">
        <w:rPr>
          <w:rFonts w:ascii="Calibri" w:eastAsia="Times New Roman" w:hAnsi="Calibri" w:cs="Calibri"/>
          <w:lang w:eastAsia="fr-CA"/>
        </w:rPr>
        <w:t xml:space="preserve"> et permet de reproduire individuellement et facilement la configuration d'infrastructure de celui-ci.</w:t>
      </w:r>
    </w:p>
    <w:p w14:paraId="089F16FA" w14:textId="77777777" w:rsidR="004F22D0" w:rsidRDefault="004F22D0" w:rsidP="004F22D0">
      <w:pPr>
        <w:pStyle w:val="Paragraphedeliste"/>
        <w:numPr>
          <w:ilvl w:val="0"/>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Un te</w:t>
      </w:r>
      <w:r>
        <w:rPr>
          <w:rFonts w:ascii="Calibri" w:eastAsia="Times New Roman" w:hAnsi="Calibri" w:cs="Calibri"/>
          <w:lang w:eastAsia="fr-CA"/>
        </w:rPr>
        <w:t>nant déployé en JHA doit absolu</w:t>
      </w:r>
      <w:r w:rsidRPr="001E5946">
        <w:rPr>
          <w:rFonts w:ascii="Calibri" w:eastAsia="Times New Roman" w:hAnsi="Calibri" w:cs="Calibri"/>
          <w:lang w:eastAsia="fr-CA"/>
        </w:rPr>
        <w:t>ment avoir en contrepartie un tenant de test en NJHA qui sert à valider que</w:t>
      </w:r>
    </w:p>
    <w:p w14:paraId="5A411CC1" w14:textId="77777777" w:rsidR="004F22D0" w:rsidRDefault="004F22D0" w:rsidP="004F22D0">
      <w:pPr>
        <w:pStyle w:val="Paragraphedeliste"/>
        <w:numPr>
          <w:ilvl w:val="1"/>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les changements au tenant ne causent pas de problèmes à l'infrastructure et aux autres tenants</w:t>
      </w:r>
    </w:p>
    <w:p w14:paraId="0EF91133" w14:textId="77777777" w:rsidR="004F22D0" w:rsidRPr="001E5946" w:rsidRDefault="004F22D0" w:rsidP="004F22D0">
      <w:pPr>
        <w:pStyle w:val="Paragraphedeliste"/>
        <w:numPr>
          <w:ilvl w:val="1"/>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les changements à l'infrastructure ne causent pas de problèmes aux tenants</w:t>
      </w:r>
    </w:p>
    <w:p w14:paraId="04159963" w14:textId="0D3B39CC" w:rsidR="004F22D0" w:rsidRPr="001E5946" w:rsidRDefault="004F22D0" w:rsidP="004F22D0">
      <w:pPr>
        <w:pStyle w:val="Paragraphedeliste"/>
        <w:numPr>
          <w:ilvl w:val="0"/>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 xml:space="preserve">Tous les </w:t>
      </w:r>
      <w:r>
        <w:rPr>
          <w:rFonts w:ascii="Calibri" w:eastAsia="Times New Roman" w:hAnsi="Calibri" w:cs="Calibri"/>
          <w:lang w:eastAsia="fr-CA"/>
        </w:rPr>
        <w:t xml:space="preserve">tenants sont </w:t>
      </w:r>
      <w:r w:rsidR="00405619">
        <w:rPr>
          <w:rFonts w:ascii="Calibri" w:eastAsia="Times New Roman" w:hAnsi="Calibri" w:cs="Calibri"/>
          <w:lang w:eastAsia="fr-CA"/>
        </w:rPr>
        <w:t>déployables</w:t>
      </w:r>
      <w:r w:rsidRPr="001E5946">
        <w:rPr>
          <w:rFonts w:ascii="Calibri" w:eastAsia="Times New Roman" w:hAnsi="Calibri" w:cs="Calibri"/>
          <w:lang w:eastAsia="fr-CA"/>
        </w:rPr>
        <w:t xml:space="preserve"> dans toutes les zones (500/pdc/dmz/interne) mais ne sont pas nécessairement déployés dans toutes les zones</w:t>
      </w:r>
    </w:p>
    <w:p w14:paraId="4BAA25DC" w14:textId="77777777" w:rsidR="004F22D0" w:rsidRPr="001E5946" w:rsidRDefault="004F22D0" w:rsidP="004F22D0">
      <w:pPr>
        <w:pStyle w:val="Paragraphedeliste"/>
        <w:numPr>
          <w:ilvl w:val="0"/>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 xml:space="preserve">Rezonage phase 1 (partitionnement réseau physique) avec les équipements en place nous permet 30 tenants avec zones internes (limite </w:t>
      </w:r>
      <w:r>
        <w:rPr>
          <w:rFonts w:ascii="Calibri" w:eastAsia="Times New Roman" w:hAnsi="Calibri" w:cs="Calibri"/>
          <w:lang w:eastAsia="fr-CA"/>
        </w:rPr>
        <w:t>du répartiteur de charge A</w:t>
      </w:r>
      <w:r w:rsidRPr="001E5946">
        <w:rPr>
          <w:rFonts w:ascii="Calibri" w:eastAsia="Times New Roman" w:hAnsi="Calibri" w:cs="Calibri"/>
          <w:lang w:eastAsia="fr-CA"/>
        </w:rPr>
        <w:t xml:space="preserve">10) et 8 tenants zones </w:t>
      </w:r>
      <w:r>
        <w:rPr>
          <w:rFonts w:ascii="Calibri" w:eastAsia="Times New Roman" w:hAnsi="Calibri" w:cs="Calibri"/>
          <w:lang w:eastAsia="fr-CA"/>
        </w:rPr>
        <w:t>DMZ</w:t>
      </w:r>
      <w:r w:rsidRPr="001E5946">
        <w:rPr>
          <w:rFonts w:ascii="Calibri" w:eastAsia="Times New Roman" w:hAnsi="Calibri" w:cs="Calibri"/>
          <w:lang w:eastAsia="fr-CA"/>
        </w:rPr>
        <w:t xml:space="preserve"> (limite </w:t>
      </w:r>
      <w:r>
        <w:rPr>
          <w:rFonts w:ascii="Calibri" w:eastAsia="Times New Roman" w:hAnsi="Calibri" w:cs="Calibri"/>
          <w:lang w:eastAsia="fr-CA"/>
        </w:rPr>
        <w:t>du pare-feu DMZ</w:t>
      </w:r>
      <w:r w:rsidRPr="001E5946">
        <w:rPr>
          <w:rFonts w:ascii="Calibri" w:eastAsia="Times New Roman" w:hAnsi="Calibri" w:cs="Calibri"/>
          <w:lang w:eastAsia="fr-CA"/>
        </w:rPr>
        <w:t xml:space="preserve">) par environnement </w:t>
      </w:r>
      <w:r>
        <w:rPr>
          <w:rFonts w:ascii="Calibri" w:eastAsia="Times New Roman" w:hAnsi="Calibri" w:cs="Calibri"/>
          <w:lang w:eastAsia="fr-CA"/>
        </w:rPr>
        <w:t>JHA/NJHA</w:t>
      </w:r>
      <w:r w:rsidRPr="001E5946">
        <w:rPr>
          <w:rFonts w:ascii="Calibri" w:eastAsia="Times New Roman" w:hAnsi="Calibri" w:cs="Calibri"/>
          <w:lang w:eastAsia="fr-CA"/>
        </w:rPr>
        <w:t>. Augmenter ces limites exige une acquisition de licen</w:t>
      </w:r>
      <w:r>
        <w:rPr>
          <w:rFonts w:ascii="Calibri" w:eastAsia="Times New Roman" w:hAnsi="Calibri" w:cs="Calibri"/>
          <w:lang w:eastAsia="fr-CA"/>
        </w:rPr>
        <w:t>c</w:t>
      </w:r>
      <w:r w:rsidRPr="001E5946">
        <w:rPr>
          <w:rFonts w:ascii="Calibri" w:eastAsia="Times New Roman" w:hAnsi="Calibri" w:cs="Calibri"/>
          <w:lang w:eastAsia="fr-CA"/>
        </w:rPr>
        <w:t>es et/ou matériel.</w:t>
      </w:r>
    </w:p>
    <w:p w14:paraId="597B39EB" w14:textId="77777777" w:rsidR="004F22D0" w:rsidRPr="001E5946" w:rsidRDefault="004F22D0" w:rsidP="004F22D0">
      <w:pPr>
        <w:pStyle w:val="Paragraphedeliste"/>
        <w:numPr>
          <w:ilvl w:val="0"/>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 xml:space="preserve">Rezonage phase 2 (virtualisation réseau avec </w:t>
      </w:r>
      <w:r>
        <w:rPr>
          <w:rFonts w:ascii="Calibri" w:eastAsia="Times New Roman" w:hAnsi="Calibri" w:cs="Calibri"/>
          <w:lang w:eastAsia="fr-CA"/>
        </w:rPr>
        <w:t>NSX</w:t>
      </w:r>
      <w:r w:rsidRPr="001E5946">
        <w:rPr>
          <w:rFonts w:ascii="Calibri" w:eastAsia="Times New Roman" w:hAnsi="Calibri" w:cs="Calibri"/>
          <w:lang w:eastAsia="fr-CA"/>
        </w:rPr>
        <w:t>) nous donnera plus de marge</w:t>
      </w:r>
      <w:r>
        <w:rPr>
          <w:rFonts w:ascii="Calibri" w:eastAsia="Times New Roman" w:hAnsi="Calibri" w:cs="Calibri"/>
          <w:lang w:eastAsia="fr-CA"/>
        </w:rPr>
        <w:t xml:space="preserve"> de manœuvre.</w:t>
      </w:r>
    </w:p>
    <w:p w14:paraId="558536E3" w14:textId="77777777" w:rsidR="0074443C" w:rsidRDefault="004F22D0" w:rsidP="0074443C">
      <w:pPr>
        <w:pStyle w:val="Paragraphedeliste"/>
        <w:numPr>
          <w:ilvl w:val="0"/>
          <w:numId w:val="25"/>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lang w:eastAsia="fr-CA"/>
        </w:rPr>
        <w:t xml:space="preserve">Il devrait y avoir une certaine masse critique de </w:t>
      </w:r>
      <w:r>
        <w:rPr>
          <w:rFonts w:ascii="Calibri" w:eastAsia="Times New Roman" w:hAnsi="Calibri" w:cs="Calibri"/>
          <w:lang w:eastAsia="fr-CA"/>
        </w:rPr>
        <w:t>nœuds (</w:t>
      </w:r>
      <w:r w:rsidRPr="00560727">
        <w:rPr>
          <w:rFonts w:ascii="Calibri" w:eastAsia="Times New Roman" w:hAnsi="Calibri" w:cs="Calibri"/>
          <w:i/>
          <w:lang w:eastAsia="fr-CA"/>
        </w:rPr>
        <w:t>node/host</w:t>
      </w:r>
      <w:r>
        <w:rPr>
          <w:rFonts w:ascii="Calibri" w:eastAsia="Times New Roman" w:hAnsi="Calibri" w:cs="Calibri"/>
          <w:lang w:eastAsia="fr-CA"/>
        </w:rPr>
        <w:t>)</w:t>
      </w:r>
      <w:r w:rsidRPr="001E5946">
        <w:rPr>
          <w:rFonts w:ascii="Calibri" w:eastAsia="Times New Roman" w:hAnsi="Calibri" w:cs="Calibri"/>
          <w:lang w:eastAsia="fr-CA"/>
        </w:rPr>
        <w:t xml:space="preserve"> déployés dans un tenant pour justifier celui-ci et </w:t>
      </w:r>
      <w:r w:rsidRPr="00EA7669">
        <w:rPr>
          <w:rFonts w:ascii="Calibri" w:eastAsia="Times New Roman" w:hAnsi="Calibri" w:cs="Calibri"/>
          <w:i/>
          <w:lang w:eastAsia="fr-CA"/>
        </w:rPr>
        <w:t>l'overhead</w:t>
      </w:r>
      <w:r w:rsidRPr="001E5946">
        <w:rPr>
          <w:rFonts w:ascii="Calibri" w:eastAsia="Times New Roman" w:hAnsi="Calibri" w:cs="Calibri"/>
          <w:lang w:eastAsia="fr-CA"/>
        </w:rPr>
        <w:t xml:space="preserve"> en ressources (particulièrement en phase 1).</w:t>
      </w:r>
    </w:p>
    <w:p w14:paraId="61EE1FE1" w14:textId="7297787B" w:rsidR="004F22D0" w:rsidRPr="0074443C" w:rsidRDefault="004F22D0" w:rsidP="0074443C">
      <w:pPr>
        <w:pStyle w:val="Paragraphedeliste"/>
        <w:numPr>
          <w:ilvl w:val="0"/>
          <w:numId w:val="25"/>
        </w:numPr>
        <w:spacing w:after="0" w:line="240" w:lineRule="auto"/>
        <w:textAlignment w:val="baseline"/>
        <w:rPr>
          <w:rFonts w:ascii="Calibri" w:eastAsia="Times New Roman" w:hAnsi="Calibri" w:cs="Calibri"/>
          <w:lang w:eastAsia="fr-CA"/>
        </w:rPr>
      </w:pPr>
      <w:r w:rsidRPr="001E5946">
        <w:rPr>
          <w:lang w:eastAsia="fr-CA"/>
        </w:rPr>
        <w:t>Chaque tenant possède une politique de firewall distincte, appliquée par l'infra réseau mais dont le propriétaire/responsable technique est responsable des règles (sous les politiques établies par l'architecture de sécurité).</w:t>
      </w:r>
      <w:r>
        <w:rPr>
          <w:lang w:eastAsia="fr-CA"/>
        </w:rPr>
        <w:t xml:space="preserve">  Si un système dans le tenant</w:t>
      </w:r>
      <w:r w:rsidRPr="001E5946">
        <w:rPr>
          <w:lang w:eastAsia="fr-CA"/>
        </w:rPr>
        <w:t xml:space="preserve"> </w:t>
      </w:r>
      <w:r>
        <w:rPr>
          <w:lang w:eastAsia="fr-CA"/>
        </w:rPr>
        <w:t xml:space="preserve">A </w:t>
      </w:r>
      <w:r w:rsidRPr="001E5946">
        <w:rPr>
          <w:lang w:eastAsia="fr-CA"/>
        </w:rPr>
        <w:t>doit parler à un système dans le tenant B, les politique</w:t>
      </w:r>
      <w:r>
        <w:rPr>
          <w:lang w:eastAsia="fr-CA"/>
        </w:rPr>
        <w:t>s</w:t>
      </w:r>
      <w:r w:rsidRPr="001E5946">
        <w:rPr>
          <w:lang w:eastAsia="fr-CA"/>
        </w:rPr>
        <w:t xml:space="preserve"> de </w:t>
      </w:r>
      <w:r>
        <w:rPr>
          <w:lang w:eastAsia="fr-CA"/>
        </w:rPr>
        <w:t>pare-feu (</w:t>
      </w:r>
      <w:r w:rsidRPr="0074443C">
        <w:rPr>
          <w:i/>
          <w:lang w:eastAsia="fr-CA"/>
        </w:rPr>
        <w:t>firewall</w:t>
      </w:r>
      <w:r>
        <w:rPr>
          <w:lang w:eastAsia="fr-CA"/>
        </w:rPr>
        <w:t>)</w:t>
      </w:r>
      <w:r w:rsidRPr="001E5946">
        <w:rPr>
          <w:lang w:eastAsia="fr-CA"/>
        </w:rPr>
        <w:t xml:space="preserve"> de chaque tenant doit être </w:t>
      </w:r>
      <w:r>
        <w:rPr>
          <w:lang w:eastAsia="fr-CA"/>
        </w:rPr>
        <w:t>ajusté par leur responsable</w:t>
      </w:r>
      <w:r w:rsidRPr="001E5946">
        <w:rPr>
          <w:lang w:eastAsia="fr-CA"/>
        </w:rPr>
        <w:t xml:space="preserve"> technique respectif.</w:t>
      </w:r>
    </w:p>
    <w:p w14:paraId="0749E97C" w14:textId="77777777" w:rsidR="004F22D0" w:rsidRPr="0074443C" w:rsidRDefault="004F22D0" w:rsidP="0074443C">
      <w:pPr>
        <w:pStyle w:val="Paragraphedeliste"/>
        <w:numPr>
          <w:ilvl w:val="0"/>
          <w:numId w:val="25"/>
        </w:numPr>
        <w:spacing w:after="0" w:line="240" w:lineRule="auto"/>
        <w:textAlignment w:val="baseline"/>
        <w:rPr>
          <w:lang w:eastAsia="fr-CA"/>
        </w:rPr>
      </w:pPr>
      <w:r w:rsidRPr="0074443C">
        <w:rPr>
          <w:lang w:eastAsia="fr-CA"/>
        </w:rPr>
        <w:t xml:space="preserve">L'infrastructure étant mutualisée, une forme de </w:t>
      </w:r>
      <w:r w:rsidRPr="00405619">
        <w:rPr>
          <w:i/>
          <w:lang w:eastAsia="fr-CA"/>
        </w:rPr>
        <w:t>showback</w:t>
      </w:r>
      <w:r w:rsidRPr="0074443C">
        <w:rPr>
          <w:lang w:eastAsia="fr-CA"/>
        </w:rPr>
        <w:t xml:space="preserve"> ou </w:t>
      </w:r>
      <w:r w:rsidRPr="00405619">
        <w:rPr>
          <w:i/>
          <w:lang w:eastAsia="fr-CA"/>
        </w:rPr>
        <w:t>chargeback</w:t>
      </w:r>
      <w:r w:rsidRPr="0074443C">
        <w:rPr>
          <w:lang w:eastAsia="fr-CA"/>
        </w:rPr>
        <w:t xml:space="preserve"> avec les consommateurs/propriétaires de tenants devrait être mise en place pour pouvoir justifier les coûts d'opérations et assurer l'évolution de celle-ci.</w:t>
      </w:r>
    </w:p>
    <w:p w14:paraId="398EFF5B" w14:textId="77777777" w:rsidR="004F22D0" w:rsidRPr="0074443C" w:rsidRDefault="004F22D0" w:rsidP="0074443C">
      <w:pPr>
        <w:pStyle w:val="Paragraphedeliste"/>
        <w:numPr>
          <w:ilvl w:val="0"/>
          <w:numId w:val="25"/>
        </w:numPr>
        <w:spacing w:after="0" w:line="240" w:lineRule="auto"/>
        <w:textAlignment w:val="baseline"/>
        <w:rPr>
          <w:lang w:eastAsia="fr-CA"/>
        </w:rPr>
      </w:pPr>
      <w:r w:rsidRPr="0074443C">
        <w:rPr>
          <w:lang w:eastAsia="fr-CA"/>
        </w:rPr>
        <w:lastRenderedPageBreak/>
        <w:t>Le déploiement dans un tenant devrait se faire en mode automatisé/devops autant que possible de façon à pouvoir reproduire et tester celui-ci avec certitude.</w:t>
      </w:r>
    </w:p>
    <w:p w14:paraId="3DE72093" w14:textId="77777777" w:rsidR="004F22D0" w:rsidRPr="0074443C" w:rsidRDefault="004F22D0" w:rsidP="0074443C">
      <w:pPr>
        <w:pStyle w:val="Paragraphedeliste"/>
        <w:numPr>
          <w:ilvl w:val="0"/>
          <w:numId w:val="25"/>
        </w:numPr>
        <w:spacing w:after="0" w:line="240" w:lineRule="auto"/>
        <w:textAlignment w:val="baseline"/>
        <w:rPr>
          <w:lang w:eastAsia="fr-CA"/>
        </w:rPr>
      </w:pPr>
      <w:r w:rsidRPr="0074443C">
        <w:rPr>
          <w:lang w:eastAsia="fr-CA"/>
        </w:rPr>
        <w:t>L'architecture des systèmes déployés dans l'infrastructure mutualisée doit tenir compte des niveaux de services offerts par l'infrastructure pour atteindre le niveau de service requis par son système.</w:t>
      </w:r>
    </w:p>
    <w:p w14:paraId="66D96B10" w14:textId="77777777" w:rsidR="004F22D0" w:rsidRPr="001E5946" w:rsidRDefault="004F22D0" w:rsidP="0074443C">
      <w:pPr>
        <w:pStyle w:val="Paragraphedeliste"/>
        <w:numPr>
          <w:ilvl w:val="0"/>
          <w:numId w:val="25"/>
        </w:numPr>
        <w:spacing w:after="0" w:line="240" w:lineRule="auto"/>
        <w:textAlignment w:val="baseline"/>
        <w:rPr>
          <w:rFonts w:ascii="Calibri" w:eastAsia="Times New Roman" w:hAnsi="Calibri" w:cs="Calibri"/>
          <w:lang w:eastAsia="fr-CA"/>
        </w:rPr>
      </w:pPr>
      <w:r w:rsidRPr="0074443C">
        <w:rPr>
          <w:lang w:eastAsia="fr-CA"/>
        </w:rPr>
        <w:t>L'utilisateur</w:t>
      </w:r>
      <w:r w:rsidRPr="001E5946">
        <w:rPr>
          <w:rFonts w:ascii="Calibri" w:eastAsia="Times New Roman" w:hAnsi="Calibri" w:cs="Calibri"/>
          <w:lang w:eastAsia="fr-CA"/>
        </w:rPr>
        <w:t xml:space="preserve"> / propriétaire d'un tenant/système déployé dans un tenant ne peut pas *exiger* un gel de toute l'infrastructure mutualisée sous</w:t>
      </w:r>
      <w:r>
        <w:rPr>
          <w:rFonts w:ascii="Calibri" w:eastAsia="Times New Roman" w:hAnsi="Calibri" w:cs="Calibri"/>
          <w:lang w:eastAsia="fr-CA"/>
        </w:rPr>
        <w:t>-</w:t>
      </w:r>
      <w:r w:rsidRPr="001E5946">
        <w:rPr>
          <w:rFonts w:ascii="Calibri" w:eastAsia="Times New Roman" w:hAnsi="Calibri" w:cs="Calibri"/>
          <w:lang w:eastAsia="fr-CA"/>
        </w:rPr>
        <w:t xml:space="preserve">jacente et/ou de ces tenants voisins; </w:t>
      </w:r>
    </w:p>
    <w:p w14:paraId="3DED1F7A" w14:textId="77777777" w:rsidR="004F22D0" w:rsidRPr="001E5946" w:rsidRDefault="004F22D0" w:rsidP="004F22D0"/>
    <w:p w14:paraId="053173A5" w14:textId="56A3645A" w:rsidR="004F22D0" w:rsidRDefault="004F22D0" w:rsidP="004F22D0">
      <w:pPr>
        <w:pStyle w:val="Titre2"/>
        <w:rPr>
          <w:rFonts w:eastAsia="Times New Roman"/>
          <w:lang w:eastAsia="fr-CA"/>
        </w:rPr>
      </w:pPr>
      <w:bookmarkStart w:id="777" w:name="_Toc27694626"/>
      <w:r>
        <w:rPr>
          <w:rFonts w:eastAsia="Times New Roman"/>
          <w:lang w:eastAsia="fr-CA"/>
        </w:rPr>
        <w:t>Namespace</w:t>
      </w:r>
      <w:r w:rsidRPr="00163043">
        <w:rPr>
          <w:rFonts w:eastAsia="Times New Roman"/>
          <w:lang w:eastAsia="fr-CA"/>
        </w:rPr>
        <w:t> </w:t>
      </w:r>
      <w:r>
        <w:rPr>
          <w:rFonts w:eastAsia="Times New Roman"/>
          <w:lang w:eastAsia="fr-CA"/>
        </w:rPr>
        <w:t>(Openshift</w:t>
      </w:r>
      <w:r w:rsidR="00611431">
        <w:rPr>
          <w:rFonts w:eastAsia="Times New Roman"/>
          <w:lang w:eastAsia="fr-CA"/>
        </w:rPr>
        <w:t>, Kubernetes</w:t>
      </w:r>
      <w:r>
        <w:rPr>
          <w:rFonts w:eastAsia="Times New Roman"/>
          <w:lang w:eastAsia="fr-CA"/>
        </w:rPr>
        <w:t>)</w:t>
      </w:r>
      <w:bookmarkEnd w:id="777"/>
    </w:p>
    <w:p w14:paraId="552E2BB9" w14:textId="77777777" w:rsidR="004F22D0" w:rsidRDefault="004F22D0" w:rsidP="004F22D0">
      <w:pPr>
        <w:spacing w:after="0" w:line="240" w:lineRule="auto"/>
        <w:textAlignment w:val="baseline"/>
      </w:pPr>
    </w:p>
    <w:p w14:paraId="67504D8B" w14:textId="7E333FEA" w:rsidR="004F22D0" w:rsidRDefault="004F22D0">
      <w:pPr>
        <w:pStyle w:val="Titre3"/>
        <w:rPr>
          <w:lang w:eastAsia="fr-CA"/>
        </w:rPr>
        <w:pPrChange w:id="778" w:author="Raymond Jeff (Nter)" w:date="2020-01-09T16:14:00Z">
          <w:pPr>
            <w:pStyle w:val="Titre4"/>
          </w:pPr>
        </w:pPrChange>
      </w:pPr>
      <w:r>
        <w:rPr>
          <w:lang w:eastAsia="fr-CA"/>
        </w:rPr>
        <w:t>Définition</w:t>
      </w:r>
      <w:r w:rsidR="00611431">
        <w:rPr>
          <w:lang w:eastAsia="fr-CA"/>
        </w:rPr>
        <w:t xml:space="preserve"> d’un namespace</w:t>
      </w:r>
    </w:p>
    <w:p w14:paraId="0EBBB892" w14:textId="6FFAD441" w:rsidR="004F22D0" w:rsidRDefault="004F22D0" w:rsidP="004F22D0">
      <w:pPr>
        <w:spacing w:after="0" w:line="240" w:lineRule="auto"/>
        <w:ind w:left="708"/>
        <w:rPr>
          <w:lang w:eastAsia="fr-CA"/>
        </w:rPr>
      </w:pPr>
      <w:r>
        <w:rPr>
          <w:lang w:eastAsia="fr-CA"/>
        </w:rPr>
        <w:t>Regroupement logique de produits (applications/progiciels</w:t>
      </w:r>
      <w:r w:rsidR="00611431">
        <w:rPr>
          <w:lang w:eastAsia="fr-CA"/>
        </w:rPr>
        <w:t>/services</w:t>
      </w:r>
      <w:r>
        <w:rPr>
          <w:lang w:eastAsia="fr-CA"/>
        </w:rPr>
        <w:t>) qui partage les mêmes caractéristiques.</w:t>
      </w:r>
    </w:p>
    <w:p w14:paraId="52A4822B" w14:textId="77777777" w:rsidR="004F22D0" w:rsidRDefault="004F22D0" w:rsidP="004F22D0">
      <w:pPr>
        <w:spacing w:after="0" w:line="240" w:lineRule="auto"/>
        <w:ind w:left="1416"/>
        <w:rPr>
          <w:lang w:eastAsia="fr-CA"/>
        </w:rPr>
      </w:pPr>
    </w:p>
    <w:p w14:paraId="0C229041" w14:textId="77777777" w:rsidR="004F22D0" w:rsidRDefault="004F22D0" w:rsidP="004F22D0">
      <w:pPr>
        <w:spacing w:after="0" w:line="240" w:lineRule="auto"/>
        <w:ind w:left="1416"/>
        <w:rPr>
          <w:lang w:eastAsia="fr-CA"/>
        </w:rPr>
      </w:pPr>
    </w:p>
    <w:p w14:paraId="2504BEEB" w14:textId="754D7175" w:rsidR="004F22D0" w:rsidRDefault="004F22D0">
      <w:pPr>
        <w:pStyle w:val="Titre3"/>
        <w:rPr>
          <w:lang w:eastAsia="fr-CA"/>
        </w:rPr>
        <w:pPrChange w:id="779" w:author="Raymond Jeff (Nter)" w:date="2020-01-09T16:14:00Z">
          <w:pPr>
            <w:pStyle w:val="Titre4"/>
          </w:pPr>
        </w:pPrChange>
      </w:pPr>
      <w:r>
        <w:rPr>
          <w:lang w:eastAsia="fr-CA"/>
        </w:rPr>
        <w:t>Ca</w:t>
      </w:r>
      <w:r w:rsidR="00611431">
        <w:rPr>
          <w:lang w:eastAsia="fr-CA"/>
        </w:rPr>
        <w:t xml:space="preserve">ractéristiques d’un namespace </w:t>
      </w:r>
      <w:r>
        <w:rPr>
          <w:lang w:eastAsia="fr-CA"/>
        </w:rPr>
        <w:t>qui justifient la différenciation (création) d’un namespace par rapport à un autre</w:t>
      </w:r>
    </w:p>
    <w:p w14:paraId="421D04C7" w14:textId="77777777" w:rsidR="004F22D0" w:rsidRPr="00163043" w:rsidRDefault="004F22D0" w:rsidP="004F22D0">
      <w:pPr>
        <w:pStyle w:val="Paragraphedeliste"/>
        <w:numPr>
          <w:ilvl w:val="0"/>
          <w:numId w:val="34"/>
        </w:numPr>
        <w:spacing w:after="0" w:line="240" w:lineRule="auto"/>
        <w:textAlignment w:val="baseline"/>
        <w:rPr>
          <w:rFonts w:ascii="Calibri" w:eastAsia="Times New Roman" w:hAnsi="Calibri" w:cs="Calibri"/>
          <w:lang w:eastAsia="fr-CA"/>
        </w:rPr>
      </w:pPr>
      <w:r>
        <w:rPr>
          <w:rFonts w:ascii="Calibri" w:eastAsia="Times New Roman" w:hAnsi="Calibri" w:cs="Calibri"/>
          <w:shd w:val="clear" w:color="auto" w:fill="FFFFFF"/>
          <w:lang w:eastAsia="fr-CA"/>
        </w:rPr>
        <w:t>Détient un responsable unique (</w:t>
      </w:r>
      <w:r w:rsidRPr="0033096B">
        <w:rPr>
          <w:rFonts w:ascii="Calibri" w:eastAsia="Times New Roman" w:hAnsi="Calibri" w:cs="Calibri"/>
          <w:i/>
          <w:shd w:val="clear" w:color="auto" w:fill="FFFFFF"/>
          <w:lang w:eastAsia="fr-CA"/>
        </w:rPr>
        <w:t>Product owner</w:t>
      </w:r>
      <w:r>
        <w:rPr>
          <w:rFonts w:ascii="Calibri" w:eastAsia="Times New Roman" w:hAnsi="Calibri" w:cs="Calibri"/>
          <w:shd w:val="clear" w:color="auto" w:fill="FFFFFF"/>
          <w:lang w:eastAsia="fr-CA"/>
        </w:rPr>
        <w:t xml:space="preserve">) </w:t>
      </w:r>
    </w:p>
    <w:p w14:paraId="6E4D241A" w14:textId="77777777" w:rsidR="004F22D0" w:rsidRPr="0033096B" w:rsidRDefault="004F22D0" w:rsidP="004F22D0">
      <w:pPr>
        <w:pStyle w:val="Paragraphedeliste"/>
        <w:numPr>
          <w:ilvl w:val="0"/>
          <w:numId w:val="34"/>
        </w:numPr>
        <w:spacing w:after="0" w:line="240" w:lineRule="auto"/>
        <w:textAlignment w:val="baseline"/>
        <w:rPr>
          <w:rFonts w:ascii="Calibri" w:eastAsia="Times New Roman" w:hAnsi="Calibri" w:cs="Calibri"/>
          <w:lang w:eastAsia="fr-CA"/>
        </w:rPr>
      </w:pPr>
      <w:r w:rsidRPr="0033096B">
        <w:rPr>
          <w:rFonts w:ascii="Calibri" w:eastAsia="Times New Roman" w:hAnsi="Calibri" w:cs="Calibri"/>
          <w:shd w:val="clear" w:color="auto" w:fill="FFFFFF"/>
          <w:lang w:eastAsia="fr-CA"/>
        </w:rPr>
        <w:t xml:space="preserve">Lié à un ensemble de produits ayant la même affinité ; i.e. </w:t>
      </w:r>
    </w:p>
    <w:p w14:paraId="206EE32C" w14:textId="743D5559" w:rsidR="004F22D0" w:rsidRPr="00546A37" w:rsidRDefault="003C6C48" w:rsidP="004F22D0">
      <w:pPr>
        <w:pStyle w:val="Paragraphedeliste"/>
        <w:numPr>
          <w:ilvl w:val="1"/>
          <w:numId w:val="34"/>
        </w:numPr>
        <w:spacing w:after="0" w:line="240" w:lineRule="auto"/>
        <w:textAlignment w:val="baseline"/>
        <w:rPr>
          <w:rFonts w:ascii="Calibri" w:eastAsia="Times New Roman" w:hAnsi="Calibri" w:cs="Calibri"/>
          <w:lang w:eastAsia="fr-CA"/>
        </w:rPr>
      </w:pPr>
      <w:r w:rsidRPr="00546A37">
        <w:rPr>
          <w:rFonts w:ascii="Calibri" w:eastAsia="Times New Roman" w:hAnsi="Calibri" w:cs="Calibri"/>
          <w:shd w:val="clear" w:color="auto" w:fill="FFFFFF"/>
          <w:lang w:eastAsia="fr-CA"/>
        </w:rPr>
        <w:t>évoluant</w:t>
      </w:r>
      <w:r w:rsidR="004F22D0" w:rsidRPr="00546A37">
        <w:rPr>
          <w:rFonts w:ascii="Calibri" w:eastAsia="Times New Roman" w:hAnsi="Calibri" w:cs="Calibri"/>
          <w:shd w:val="clear" w:color="auto" w:fill="FFFFFF"/>
          <w:lang w:eastAsia="fr-CA"/>
        </w:rPr>
        <w:t xml:space="preserve"> </w:t>
      </w:r>
      <w:r w:rsidRPr="00546A37">
        <w:rPr>
          <w:rFonts w:ascii="Calibri" w:eastAsia="Times New Roman" w:hAnsi="Calibri" w:cs="Calibri"/>
          <w:shd w:val="clear" w:color="auto" w:fill="FFFFFF"/>
          <w:lang w:eastAsia="fr-CA"/>
        </w:rPr>
        <w:t xml:space="preserve">dans </w:t>
      </w:r>
      <w:r w:rsidR="004F22D0" w:rsidRPr="00546A37">
        <w:rPr>
          <w:rFonts w:ascii="Calibri" w:eastAsia="Times New Roman" w:hAnsi="Calibri" w:cs="Calibri"/>
          <w:shd w:val="clear" w:color="auto" w:fill="FFFFFF"/>
          <w:lang w:eastAsia="fr-CA"/>
        </w:rPr>
        <w:t xml:space="preserve">le même domaine applicatif </w:t>
      </w:r>
      <w:r w:rsidR="00546A37" w:rsidRPr="00546A37">
        <w:rPr>
          <w:rFonts w:ascii="Calibri" w:eastAsia="Times New Roman" w:hAnsi="Calibri" w:cs="Calibri"/>
          <w:shd w:val="clear" w:color="auto" w:fill="FFFFFF"/>
          <w:lang w:eastAsia="fr-CA"/>
        </w:rPr>
        <w:t xml:space="preserve">ou </w:t>
      </w:r>
      <w:r w:rsidRPr="00546A37">
        <w:rPr>
          <w:rFonts w:ascii="Calibri" w:eastAsia="Times New Roman" w:hAnsi="Calibri" w:cs="Calibri"/>
          <w:shd w:val="clear" w:color="auto" w:fill="FFFFFF"/>
          <w:lang w:eastAsia="fr-CA"/>
        </w:rPr>
        <w:t xml:space="preserve">évoluant dans </w:t>
      </w:r>
      <w:r w:rsidR="004F22D0" w:rsidRPr="00546A37">
        <w:rPr>
          <w:rFonts w:ascii="Calibri" w:eastAsia="Times New Roman" w:hAnsi="Calibri" w:cs="Calibri"/>
          <w:shd w:val="clear" w:color="auto" w:fill="FFFFFF"/>
          <w:lang w:eastAsia="fr-CA"/>
        </w:rPr>
        <w:t xml:space="preserve">le même </w:t>
      </w:r>
      <w:r w:rsidRPr="00546A37">
        <w:rPr>
          <w:rFonts w:ascii="Calibri" w:eastAsia="Times New Roman" w:hAnsi="Calibri" w:cs="Calibri"/>
          <w:u w:val="single"/>
          <w:shd w:val="clear" w:color="auto" w:fill="FFFFFF"/>
          <w:lang w:eastAsia="fr-CA"/>
        </w:rPr>
        <w:t>secteur</w:t>
      </w:r>
      <w:r w:rsidR="004F22D0" w:rsidRPr="00546A37">
        <w:rPr>
          <w:rFonts w:ascii="Calibri" w:eastAsia="Times New Roman" w:hAnsi="Calibri" w:cs="Calibri"/>
          <w:shd w:val="clear" w:color="auto" w:fill="FFFFFF"/>
          <w:lang w:eastAsia="fr-CA"/>
        </w:rPr>
        <w:t xml:space="preserve"> d’affaires</w:t>
      </w:r>
    </w:p>
    <w:p w14:paraId="590DCDD9" w14:textId="140F1165" w:rsidR="004F22D0" w:rsidRPr="00BC2F9B" w:rsidRDefault="004F22D0" w:rsidP="004F22D0">
      <w:pPr>
        <w:pStyle w:val="Paragraphedeliste"/>
        <w:numPr>
          <w:ilvl w:val="1"/>
          <w:numId w:val="34"/>
        </w:numPr>
        <w:spacing w:after="0" w:line="240" w:lineRule="auto"/>
        <w:textAlignment w:val="baseline"/>
        <w:rPr>
          <w:rFonts w:ascii="Calibri" w:eastAsia="Times New Roman" w:hAnsi="Calibri" w:cs="Calibri"/>
          <w:lang w:eastAsia="fr-CA"/>
        </w:rPr>
      </w:pPr>
      <w:r>
        <w:rPr>
          <w:rFonts w:ascii="Calibri" w:eastAsia="Times New Roman" w:hAnsi="Calibri" w:cs="Calibri"/>
          <w:shd w:val="clear" w:color="auto" w:fill="FFFFFF"/>
          <w:lang w:eastAsia="fr-CA"/>
        </w:rPr>
        <w:t>évoluant dan</w:t>
      </w:r>
      <w:r w:rsidR="003C6C48">
        <w:rPr>
          <w:rFonts w:ascii="Calibri" w:eastAsia="Times New Roman" w:hAnsi="Calibri" w:cs="Calibri"/>
          <w:shd w:val="clear" w:color="auto" w:fill="FFFFFF"/>
          <w:lang w:eastAsia="fr-CA"/>
        </w:rPr>
        <w:t>s le même domaine d’intégration</w:t>
      </w:r>
    </w:p>
    <w:p w14:paraId="1DBC2804" w14:textId="67E11368" w:rsidR="00BC2F9B" w:rsidRDefault="00BC2F9B" w:rsidP="004F22D0">
      <w:pPr>
        <w:pStyle w:val="Paragraphedeliste"/>
        <w:numPr>
          <w:ilvl w:val="1"/>
          <w:numId w:val="34"/>
        </w:numPr>
        <w:spacing w:after="0" w:line="240" w:lineRule="auto"/>
        <w:textAlignment w:val="baseline"/>
        <w:rPr>
          <w:rFonts w:ascii="Calibri" w:eastAsia="Times New Roman" w:hAnsi="Calibri" w:cs="Calibri"/>
          <w:lang w:eastAsia="fr-CA"/>
        </w:rPr>
      </w:pPr>
      <w:r>
        <w:rPr>
          <w:rFonts w:ascii="Calibri" w:eastAsia="Times New Roman" w:hAnsi="Calibri" w:cs="Calibri"/>
          <w:lang w:eastAsia="fr-CA"/>
        </w:rPr>
        <w:t>les produits peuvent être des applications (web, natives, desktop, etc.), des services autonomes (</w:t>
      </w:r>
      <w:r w:rsidRPr="00BC2F9B">
        <w:rPr>
          <w:rFonts w:ascii="Calibri" w:eastAsia="Times New Roman" w:hAnsi="Calibri" w:cs="Calibri"/>
          <w:i/>
          <w:lang w:eastAsia="fr-CA"/>
        </w:rPr>
        <w:t>deamon</w:t>
      </w:r>
      <w:r>
        <w:rPr>
          <w:rFonts w:ascii="Calibri" w:eastAsia="Times New Roman" w:hAnsi="Calibri" w:cs="Calibri"/>
          <w:lang w:eastAsia="fr-CA"/>
        </w:rPr>
        <w:t>), des services web, etc.</w:t>
      </w:r>
    </w:p>
    <w:p w14:paraId="019EE6E3" w14:textId="77777777" w:rsidR="004F22D0" w:rsidRPr="00FD1453" w:rsidRDefault="004F22D0" w:rsidP="004F22D0">
      <w:pPr>
        <w:pStyle w:val="Paragraphedeliste"/>
        <w:numPr>
          <w:ilvl w:val="0"/>
          <w:numId w:val="34"/>
        </w:numPr>
        <w:spacing w:after="0" w:line="240" w:lineRule="auto"/>
        <w:textAlignment w:val="baseline"/>
        <w:rPr>
          <w:rFonts w:ascii="Calibri" w:eastAsia="Times New Roman" w:hAnsi="Calibri" w:cs="Calibri"/>
          <w:lang w:eastAsia="fr-CA"/>
        </w:rPr>
      </w:pPr>
      <w:r>
        <w:rPr>
          <w:rFonts w:ascii="Calibri" w:eastAsia="Times New Roman" w:hAnsi="Calibri" w:cs="Calibri"/>
          <w:shd w:val="clear" w:color="auto" w:fill="FFFFFF"/>
          <w:lang w:eastAsia="fr-CA"/>
        </w:rPr>
        <w:t xml:space="preserve">Ne diffère pas selon </w:t>
      </w:r>
      <w:r w:rsidRPr="0033096B">
        <w:rPr>
          <w:rFonts w:ascii="Calibri" w:eastAsia="Times New Roman" w:hAnsi="Calibri" w:cs="Calibri"/>
          <w:shd w:val="clear" w:color="auto" w:fill="FFFFFF"/>
          <w:lang w:eastAsia="fr-CA"/>
        </w:rPr>
        <w:t xml:space="preserve">l’environnement </w:t>
      </w:r>
      <w:r w:rsidRPr="001E5946">
        <w:rPr>
          <w:rFonts w:ascii="Calibri" w:eastAsia="Times New Roman" w:hAnsi="Calibri" w:cs="Calibri"/>
          <w:lang w:eastAsia="fr-CA"/>
        </w:rPr>
        <w:t>(</w:t>
      </w:r>
      <w:r>
        <w:rPr>
          <w:rFonts w:ascii="Calibri" w:eastAsia="Times New Roman" w:hAnsi="Calibri" w:cs="Calibri"/>
          <w:lang w:eastAsia="fr-CA"/>
        </w:rPr>
        <w:t xml:space="preserve">DE, TI, TA, PP, PO) </w:t>
      </w:r>
      <w:r>
        <w:rPr>
          <w:rFonts w:ascii="Calibri" w:eastAsia="Times New Roman" w:hAnsi="Calibri" w:cs="Calibri"/>
          <w:shd w:val="clear" w:color="auto" w:fill="FFFFFF"/>
          <w:lang w:eastAsia="fr-CA"/>
        </w:rPr>
        <w:t>dans lequel il est implanté si ce n’est que le nom ou les configurations (applicatif, sécurité) qui lui sont appliqué.</w:t>
      </w:r>
    </w:p>
    <w:p w14:paraId="480C38E7" w14:textId="77777777" w:rsidR="004F22D0" w:rsidRPr="0033096B" w:rsidRDefault="004F22D0" w:rsidP="004F22D0">
      <w:pPr>
        <w:pStyle w:val="Paragraphedeliste"/>
        <w:numPr>
          <w:ilvl w:val="1"/>
          <w:numId w:val="34"/>
        </w:numPr>
        <w:spacing w:after="0" w:line="240" w:lineRule="auto"/>
        <w:textAlignment w:val="baseline"/>
        <w:rPr>
          <w:rFonts w:ascii="Calibri" w:eastAsia="Times New Roman" w:hAnsi="Calibri" w:cs="Calibri"/>
          <w:lang w:eastAsia="fr-CA"/>
        </w:rPr>
      </w:pPr>
      <w:r>
        <w:rPr>
          <w:rFonts w:ascii="Calibri" w:eastAsia="Times New Roman" w:hAnsi="Calibri" w:cs="Calibri"/>
          <w:shd w:val="clear" w:color="auto" w:fill="FFFFFF"/>
          <w:lang w:eastAsia="fr-CA"/>
        </w:rPr>
        <w:t>Autrement dit, le contenu est normalement le même d’un environnement à l’autre. Dans la mesure où l’environnement est applicable pour les produits évoluant dans le namespace.</w:t>
      </w:r>
    </w:p>
    <w:p w14:paraId="17EFD6BB" w14:textId="77777777" w:rsidR="004F22D0" w:rsidRPr="00FD1453" w:rsidRDefault="004F22D0" w:rsidP="004F22D0">
      <w:pPr>
        <w:pStyle w:val="Paragraphedeliste"/>
        <w:numPr>
          <w:ilvl w:val="0"/>
          <w:numId w:val="34"/>
        </w:numPr>
        <w:spacing w:after="0" w:line="240" w:lineRule="auto"/>
        <w:textAlignment w:val="baseline"/>
        <w:rPr>
          <w:rFonts w:ascii="Calibri" w:eastAsia="Times New Roman" w:hAnsi="Calibri" w:cs="Calibri"/>
          <w:lang w:eastAsia="fr-CA"/>
        </w:rPr>
      </w:pPr>
      <w:r>
        <w:rPr>
          <w:rFonts w:ascii="Calibri" w:eastAsia="Times New Roman" w:hAnsi="Calibri" w:cs="Calibri"/>
          <w:shd w:val="clear" w:color="auto" w:fill="FFFFFF"/>
          <w:lang w:eastAsia="fr-CA"/>
        </w:rPr>
        <w:t>Possède une portée (envergure) en liaison avec la complexité des produits qui y évoluent</w:t>
      </w:r>
    </w:p>
    <w:p w14:paraId="670D7695" w14:textId="77777777" w:rsidR="004F22D0" w:rsidRPr="00FD1453" w:rsidRDefault="004F22D0" w:rsidP="004F22D0">
      <w:pPr>
        <w:pStyle w:val="Paragraphedeliste"/>
        <w:numPr>
          <w:ilvl w:val="1"/>
          <w:numId w:val="34"/>
        </w:numPr>
        <w:spacing w:after="0" w:line="240" w:lineRule="auto"/>
        <w:textAlignment w:val="baseline"/>
        <w:rPr>
          <w:rFonts w:ascii="Calibri" w:eastAsia="Times New Roman" w:hAnsi="Calibri" w:cs="Calibri"/>
          <w:lang w:eastAsia="fr-CA"/>
        </w:rPr>
      </w:pPr>
      <w:r>
        <w:rPr>
          <w:rFonts w:ascii="Calibri" w:eastAsia="Times New Roman" w:hAnsi="Calibri" w:cs="Calibri"/>
          <w:shd w:val="clear" w:color="auto" w:fill="FFFFFF"/>
          <w:lang w:eastAsia="fr-CA"/>
        </w:rPr>
        <w:t>Le namespace n’est pas démesurément trop vaste ou trop petit. Par exemple, le namespace ne contient pas un seul produit à moins que la complexité, l’envergure ou certaines dispositions (ex. sécurité) le justifie.</w:t>
      </w:r>
    </w:p>
    <w:p w14:paraId="0A8B2A3E" w14:textId="77777777" w:rsidR="004F22D0" w:rsidRPr="00382A7E" w:rsidRDefault="004F22D0" w:rsidP="004F22D0">
      <w:pPr>
        <w:pStyle w:val="Paragraphedeliste"/>
        <w:numPr>
          <w:ilvl w:val="0"/>
          <w:numId w:val="34"/>
        </w:numPr>
        <w:spacing w:after="0" w:line="240" w:lineRule="auto"/>
        <w:textAlignment w:val="baseline"/>
        <w:rPr>
          <w:rFonts w:ascii="Calibri" w:eastAsia="Times New Roman" w:hAnsi="Calibri"/>
          <w:lang w:eastAsia="fr-CA"/>
          <w:rPrChange w:id="780" w:author="Raymond Jeff (Nter)" w:date="2020-01-09T12:06:00Z">
            <w:rPr>
              <w:rFonts w:ascii="Calibri" w:eastAsia="Times New Roman" w:hAnsi="Calibri"/>
              <w:strike/>
              <w:lang w:eastAsia="fr-CA"/>
            </w:rPr>
          </w:rPrChange>
        </w:rPr>
      </w:pPr>
      <w:r w:rsidRPr="00382A7E">
        <w:rPr>
          <w:rFonts w:ascii="Calibri" w:eastAsia="Times New Roman" w:hAnsi="Calibri"/>
          <w:shd w:val="clear" w:color="auto" w:fill="FFFFFF"/>
          <w:lang w:eastAsia="fr-CA"/>
          <w:rPrChange w:id="781" w:author="Raymond Jeff (Nter)" w:date="2020-01-09T12:06:00Z">
            <w:rPr>
              <w:rFonts w:ascii="Calibri" w:eastAsia="Times New Roman" w:hAnsi="Calibri"/>
              <w:strike/>
              <w:shd w:val="clear" w:color="auto" w:fill="FFFFFF"/>
              <w:lang w:eastAsia="fr-CA"/>
            </w:rPr>
          </w:rPrChange>
        </w:rPr>
        <w:t>Peut contenir des produits appartenant à des zones logiques de sécurité distinctes (ex. EJ vs OpenBet)</w:t>
      </w:r>
    </w:p>
    <w:p w14:paraId="17E04685" w14:textId="18F48A35" w:rsidR="004F22D0" w:rsidRPr="0033096B" w:rsidRDefault="004F22D0" w:rsidP="004F22D0">
      <w:pPr>
        <w:pStyle w:val="Paragraphedeliste"/>
        <w:numPr>
          <w:ilvl w:val="0"/>
          <w:numId w:val="34"/>
        </w:numPr>
        <w:spacing w:after="0" w:line="240" w:lineRule="auto"/>
        <w:textAlignment w:val="baseline"/>
        <w:rPr>
          <w:rFonts w:ascii="Calibri" w:eastAsia="Times New Roman" w:hAnsi="Calibri" w:cs="Calibri"/>
          <w:lang w:eastAsia="fr-CA"/>
        </w:rPr>
      </w:pPr>
      <w:r>
        <w:rPr>
          <w:rFonts w:ascii="Calibri" w:eastAsia="Times New Roman" w:hAnsi="Calibri" w:cs="Calibri"/>
          <w:shd w:val="clear" w:color="auto" w:fill="FFFFFF"/>
          <w:lang w:eastAsia="fr-CA"/>
        </w:rPr>
        <w:t xml:space="preserve">Ne contient pas des produits appartenant à des zones physiques </w:t>
      </w:r>
      <w:del w:id="782" w:author="Raymond Jeff (Nter)" w:date="2020-01-09T12:05:00Z">
        <w:r w:rsidR="001A7C20" w:rsidDel="00382A7E">
          <w:rPr>
            <w:rFonts w:ascii="Calibri" w:eastAsia="Times New Roman" w:hAnsi="Calibri" w:cs="Calibri"/>
            <w:shd w:val="clear" w:color="auto" w:fill="FFFFFF"/>
            <w:lang w:eastAsia="fr-CA"/>
          </w:rPr>
          <w:delText>et logiques</w:delText>
        </w:r>
        <w:r w:rsidDel="00382A7E">
          <w:rPr>
            <w:rFonts w:ascii="Calibri" w:eastAsia="Times New Roman" w:hAnsi="Calibri" w:cs="Calibri"/>
            <w:shd w:val="clear" w:color="auto" w:fill="FFFFFF"/>
            <w:lang w:eastAsia="fr-CA"/>
          </w:rPr>
          <w:delText xml:space="preserve"> </w:delText>
        </w:r>
      </w:del>
      <w:r>
        <w:rPr>
          <w:rFonts w:ascii="Calibri" w:eastAsia="Times New Roman" w:hAnsi="Calibri" w:cs="Calibri"/>
          <w:shd w:val="clear" w:color="auto" w:fill="FFFFFF"/>
          <w:lang w:eastAsia="fr-CA"/>
        </w:rPr>
        <w:t>de sécurité distinctes (JHA vs NJHA)</w:t>
      </w:r>
    </w:p>
    <w:p w14:paraId="50460925" w14:textId="77777777" w:rsidR="003C6C48" w:rsidRDefault="003C6C48" w:rsidP="003C6C48">
      <w:pPr>
        <w:ind w:left="360"/>
      </w:pPr>
    </w:p>
    <w:p w14:paraId="60A3937B" w14:textId="567BE7AD" w:rsidR="00040599" w:rsidRPr="00BC2F9B" w:rsidRDefault="003C6C48">
      <w:pPr>
        <w:pStyle w:val="Titre3"/>
        <w:pPrChange w:id="783" w:author="Raymond Jeff (Nter)" w:date="2020-01-09T16:14:00Z">
          <w:pPr>
            <w:pStyle w:val="Titre4"/>
          </w:pPr>
        </w:pPrChange>
      </w:pPr>
      <w:r>
        <w:t>Nomenclature</w:t>
      </w:r>
      <w:r w:rsidR="00611431">
        <w:t xml:space="preserve"> de nom d’un namespace</w:t>
      </w:r>
    </w:p>
    <w:p w14:paraId="06F242FC" w14:textId="322C6036" w:rsidR="003C6C48" w:rsidRDefault="003C6C48" w:rsidP="003C6C48">
      <w:pPr>
        <w:pStyle w:val="Paragraphedeliste"/>
        <w:numPr>
          <w:ilvl w:val="0"/>
          <w:numId w:val="34"/>
        </w:numPr>
      </w:pPr>
      <w:r>
        <w:t xml:space="preserve">Le nom d’un namespace </w:t>
      </w:r>
      <w:r w:rsidR="00B01BB9">
        <w:t>(</w:t>
      </w:r>
      <w:r w:rsidR="00B01BB9" w:rsidRPr="00B01BB9">
        <w:t>&lt;namespace-name&gt;</w:t>
      </w:r>
      <w:r w:rsidR="00B01BB9">
        <w:t xml:space="preserve">) </w:t>
      </w:r>
      <w:r>
        <w:t>se décline ainsi :</w:t>
      </w:r>
    </w:p>
    <w:p w14:paraId="1700766C" w14:textId="4BD34073" w:rsidR="003C6C48" w:rsidRDefault="003C6C48" w:rsidP="003C6C48">
      <w:pPr>
        <w:pStyle w:val="Paragraphedeliste"/>
        <w:numPr>
          <w:ilvl w:val="1"/>
          <w:numId w:val="34"/>
        </w:numPr>
        <w:rPr>
          <w:lang w:val="en-CA"/>
        </w:rPr>
      </w:pPr>
      <w:r>
        <w:rPr>
          <w:lang w:val="en-CA"/>
        </w:rPr>
        <w:t>ns-</w:t>
      </w:r>
      <w:r w:rsidR="00546A37">
        <w:rPr>
          <w:lang w:val="en-CA"/>
        </w:rPr>
        <w:t>&lt;integration-domain&gt;-</w:t>
      </w:r>
      <w:r>
        <w:rPr>
          <w:lang w:val="en-CA"/>
        </w:rPr>
        <w:t>&lt;</w:t>
      </w:r>
      <w:r w:rsidR="00546A37">
        <w:rPr>
          <w:lang w:val="en-CA"/>
        </w:rPr>
        <w:t>business-sector ou application-domain</w:t>
      </w:r>
      <w:r w:rsidRPr="009530B6">
        <w:rPr>
          <w:i/>
          <w:lang w:val="en-CA"/>
        </w:rPr>
        <w:t>&gt;[-&lt;organization-name&gt;]</w:t>
      </w:r>
    </w:p>
    <w:p w14:paraId="07CBBB8B" w14:textId="0CD49823" w:rsidR="003C6C48" w:rsidRDefault="003C6C48" w:rsidP="003C6C48">
      <w:pPr>
        <w:pStyle w:val="Paragraphedeliste"/>
        <w:numPr>
          <w:ilvl w:val="1"/>
          <w:numId w:val="34"/>
        </w:numPr>
      </w:pPr>
      <w:r w:rsidRPr="009530B6">
        <w:rPr>
          <w:i/>
        </w:rPr>
        <w:t>[-&lt;organization-name&gt;]</w:t>
      </w:r>
      <w:r w:rsidRPr="00713E95">
        <w:t xml:space="preserve">  est </w:t>
      </w:r>
      <w:r w:rsidRPr="00546A37">
        <w:rPr>
          <w:u w:val="single"/>
        </w:rPr>
        <w:t>optionnel</w:t>
      </w:r>
      <w:r w:rsidRPr="00713E95">
        <w:t xml:space="preserve"> et sert à préciser l’</w:t>
      </w:r>
      <w:r>
        <w:t>unité d’affaire responsable du groupe de produits</w:t>
      </w:r>
      <w:r w:rsidR="00546A37">
        <w:t xml:space="preserve"> ou du domaine applicatif</w:t>
      </w:r>
      <w:r>
        <w:t xml:space="preserve">. </w:t>
      </w:r>
    </w:p>
    <w:p w14:paraId="2DE680B7" w14:textId="332C7726" w:rsidR="003C6C48" w:rsidRPr="00713E95" w:rsidRDefault="003C6C48" w:rsidP="003C6C48">
      <w:pPr>
        <w:pStyle w:val="Paragraphedeliste"/>
        <w:numPr>
          <w:ilvl w:val="2"/>
          <w:numId w:val="34"/>
        </w:numPr>
      </w:pPr>
      <w:r>
        <w:t>Utile lorsque les produits</w:t>
      </w:r>
      <w:r w:rsidR="00546A37">
        <w:t xml:space="preserve"> ou domaines applicatifs</w:t>
      </w:r>
      <w:r>
        <w:t xml:space="preserve"> ont la même appellation dans différentes unités d’affaires </w:t>
      </w:r>
      <w:r w:rsidR="00546A37">
        <w:t xml:space="preserve">ou domaines d’intégration </w:t>
      </w:r>
      <w:r>
        <w:t>tels que DIF et GDN.</w:t>
      </w:r>
    </w:p>
    <w:p w14:paraId="7EE4AF50" w14:textId="61B59C9D" w:rsidR="003C6C48" w:rsidRDefault="003C6C48" w:rsidP="003C6C48">
      <w:pPr>
        <w:pStyle w:val="Paragraphedeliste"/>
        <w:numPr>
          <w:ilvl w:val="1"/>
          <w:numId w:val="34"/>
        </w:numPr>
      </w:pPr>
      <w:r w:rsidRPr="00713E95">
        <w:t>Exemples : ns-</w:t>
      </w:r>
      <w:r w:rsidR="00546A37">
        <w:t>casinos-</w:t>
      </w:r>
      <w:r w:rsidRPr="00713E95">
        <w:t>slc, ns-</w:t>
      </w:r>
      <w:r w:rsidR="00546A37">
        <w:t>casinos-</w:t>
      </w:r>
      <w:r w:rsidRPr="00713E95">
        <w:t>dif-scq</w:t>
      </w:r>
    </w:p>
    <w:p w14:paraId="5E932CA3" w14:textId="77777777" w:rsidR="009530B6" w:rsidRPr="00713E95" w:rsidRDefault="009530B6" w:rsidP="009530B6">
      <w:pPr>
        <w:pStyle w:val="Paragraphedeliste"/>
        <w:ind w:left="1440"/>
      </w:pPr>
    </w:p>
    <w:p w14:paraId="7DA7201B" w14:textId="24C3006B" w:rsidR="009530B6" w:rsidRDefault="009530B6" w:rsidP="009530B6">
      <w:pPr>
        <w:pStyle w:val="Paragraphedeliste"/>
        <w:numPr>
          <w:ilvl w:val="0"/>
          <w:numId w:val="34"/>
        </w:numPr>
      </w:pPr>
      <w:r>
        <w:t xml:space="preserve">Le nom d’un produit </w:t>
      </w:r>
      <w:r w:rsidR="00B01BB9">
        <w:t>(</w:t>
      </w:r>
      <w:r w:rsidR="00B01BB9" w:rsidRPr="00B01BB9">
        <w:t xml:space="preserve">&lt;product-name&gt;) </w:t>
      </w:r>
      <w:r>
        <w:t>se décline ainsi :</w:t>
      </w:r>
    </w:p>
    <w:p w14:paraId="7317DE9B" w14:textId="224D36FB" w:rsidR="009530B6" w:rsidRDefault="009530B6" w:rsidP="009530B6">
      <w:pPr>
        <w:pStyle w:val="Paragraphedeliste"/>
        <w:numPr>
          <w:ilvl w:val="1"/>
          <w:numId w:val="34"/>
        </w:numPr>
        <w:rPr>
          <w:lang w:val="en-CA"/>
        </w:rPr>
      </w:pPr>
      <w:r w:rsidRPr="00BC2F9B">
        <w:rPr>
          <w:lang w:val="en-CA"/>
        </w:rPr>
        <w:t>&lt;</w:t>
      </w:r>
      <w:r>
        <w:rPr>
          <w:lang w:val="en-CA"/>
        </w:rPr>
        <w:t>systeme-information&gt;-</w:t>
      </w:r>
      <w:r w:rsidRPr="00BC2F9B">
        <w:rPr>
          <w:lang w:val="en-CA"/>
        </w:rPr>
        <w:t>&lt;product-</w:t>
      </w:r>
      <w:r w:rsidR="006C31C5">
        <w:rPr>
          <w:lang w:val="en-CA"/>
        </w:rPr>
        <w:t>type</w:t>
      </w:r>
      <w:r w:rsidRPr="00BC2F9B">
        <w:rPr>
          <w:lang w:val="en-CA"/>
        </w:rPr>
        <w:t>&gt;</w:t>
      </w:r>
      <w:r w:rsidR="006C31C5" w:rsidRPr="006C31C5">
        <w:rPr>
          <w:i/>
          <w:lang w:val="en-CA"/>
        </w:rPr>
        <w:t>[</w:t>
      </w:r>
      <w:r w:rsidRPr="006C31C5">
        <w:rPr>
          <w:i/>
          <w:lang w:val="en-CA"/>
        </w:rPr>
        <w:t>-&lt;</w:t>
      </w:r>
      <w:r w:rsidR="006C31C5" w:rsidRPr="006C31C5">
        <w:rPr>
          <w:i/>
          <w:lang w:val="en-CA"/>
        </w:rPr>
        <w:t>product</w:t>
      </w:r>
      <w:r w:rsidRPr="006C31C5">
        <w:rPr>
          <w:i/>
          <w:lang w:val="en-CA"/>
        </w:rPr>
        <w:t>-name&gt;</w:t>
      </w:r>
      <w:r w:rsidR="006C31C5" w:rsidRPr="006C31C5">
        <w:rPr>
          <w:i/>
          <w:lang w:val="en-CA"/>
        </w:rPr>
        <w:t>]</w:t>
      </w:r>
      <w:r w:rsidR="00A6384B" w:rsidRPr="006C31C5">
        <w:rPr>
          <w:i/>
          <w:lang w:val="en-CA"/>
        </w:rPr>
        <w:t>[-&lt;</w:t>
      </w:r>
      <w:r w:rsidR="00A6384B">
        <w:rPr>
          <w:i/>
          <w:lang w:val="en-CA"/>
        </w:rPr>
        <w:t>version</w:t>
      </w:r>
      <w:r w:rsidR="00A6384B" w:rsidRPr="006C31C5">
        <w:rPr>
          <w:i/>
          <w:lang w:val="en-CA"/>
        </w:rPr>
        <w:t>&gt;]</w:t>
      </w:r>
    </w:p>
    <w:p w14:paraId="15E1341B" w14:textId="1B2CC4B4" w:rsidR="006C31C5" w:rsidRPr="006C31C5" w:rsidRDefault="006C31C5" w:rsidP="009530B6">
      <w:pPr>
        <w:pStyle w:val="Paragraphedeliste"/>
        <w:numPr>
          <w:ilvl w:val="1"/>
          <w:numId w:val="34"/>
        </w:numPr>
      </w:pPr>
      <w:r w:rsidRPr="006C31C5">
        <w:rPr>
          <w:i/>
        </w:rPr>
        <w:t>[-&lt;product-name&gt;]</w:t>
      </w:r>
      <w:r w:rsidRPr="006C31C5">
        <w:t xml:space="preserve"> est </w:t>
      </w:r>
      <w:r w:rsidRPr="00A6384B">
        <w:rPr>
          <w:u w:val="single"/>
        </w:rPr>
        <w:t>optionnel</w:t>
      </w:r>
      <w:r w:rsidRPr="006C31C5">
        <w:t xml:space="preserve"> et sert à préciser le </w:t>
      </w:r>
      <w:r>
        <w:t>nom du produit lorsque le type n’est pas suffisant.</w:t>
      </w:r>
    </w:p>
    <w:p w14:paraId="5AC969A5" w14:textId="0B0D773E" w:rsidR="00A6384B" w:rsidRPr="00A6384B" w:rsidRDefault="00A6384B" w:rsidP="009530B6">
      <w:pPr>
        <w:pStyle w:val="Paragraphedeliste"/>
        <w:numPr>
          <w:ilvl w:val="1"/>
          <w:numId w:val="34"/>
        </w:numPr>
      </w:pPr>
      <w:del w:id="784" w:author="Raymond Jeff (Nter)" w:date="2020-01-09T16:14:00Z">
        <w:r w:rsidRPr="00A6384B" w:rsidDel="00E60161">
          <w:rPr>
            <w:i/>
          </w:rPr>
          <w:lastRenderedPageBreak/>
          <w:delText>[-&lt;version&gt;]</w:delText>
        </w:r>
        <w:r w:rsidRPr="00A6384B" w:rsidDel="00E60161">
          <w:delText xml:space="preserve"> </w:delText>
        </w:r>
        <w:r w:rsidRPr="006C31C5" w:rsidDel="00E60161">
          <w:delText xml:space="preserve">est </w:delText>
        </w:r>
        <w:r w:rsidRPr="00A6384B" w:rsidDel="00E60161">
          <w:rPr>
            <w:u w:val="single"/>
          </w:rPr>
          <w:delText>optionnel</w:delText>
        </w:r>
        <w:r w:rsidDel="00E60161">
          <w:delText xml:space="preserve"> et sert à préciser la version du produit lorsque ce produit est déployé en différente version dans le namespace</w:delText>
        </w:r>
      </w:del>
    </w:p>
    <w:p w14:paraId="1BAB0719" w14:textId="7BE6B794" w:rsidR="006C31C5" w:rsidRPr="00EE7953" w:rsidRDefault="006C31C5" w:rsidP="009530B6">
      <w:pPr>
        <w:pStyle w:val="Paragraphedeliste"/>
        <w:numPr>
          <w:ilvl w:val="1"/>
          <w:numId w:val="34"/>
        </w:numPr>
      </w:pPr>
      <w:r w:rsidRPr="00EE7953">
        <w:t xml:space="preserve">Exemples </w:t>
      </w:r>
      <w:r w:rsidR="00EE7953" w:rsidRPr="00EE7953">
        <w:t xml:space="preserve">pour le système d’information Casino Privilèges (acronyme = SLC) </w:t>
      </w:r>
      <w:r w:rsidRPr="00EE7953">
        <w:t xml:space="preserve">: </w:t>
      </w:r>
    </w:p>
    <w:p w14:paraId="192BC193" w14:textId="46EEED46" w:rsidR="006C31C5" w:rsidRPr="006C31C5" w:rsidRDefault="006C31C5" w:rsidP="006C31C5">
      <w:pPr>
        <w:pStyle w:val="Paragraphedeliste"/>
        <w:numPr>
          <w:ilvl w:val="2"/>
          <w:numId w:val="34"/>
        </w:numPr>
      </w:pPr>
      <w:r>
        <w:t>slc.</w:t>
      </w:r>
      <w:r w:rsidRPr="006C31C5">
        <w:t>app</w:t>
      </w:r>
      <w:r>
        <w:t>.bijou</w:t>
      </w:r>
    </w:p>
    <w:p w14:paraId="3E9AE99C" w14:textId="5496A705" w:rsidR="006C31C5" w:rsidRDefault="006C31C5" w:rsidP="006C31C5">
      <w:pPr>
        <w:pStyle w:val="Paragraphedeliste"/>
        <w:numPr>
          <w:ilvl w:val="2"/>
          <w:numId w:val="34"/>
        </w:numPr>
      </w:pPr>
      <w:r>
        <w:t>slc.app.datacard</w:t>
      </w:r>
    </w:p>
    <w:p w14:paraId="5450F51A" w14:textId="07BC4815" w:rsidR="00EE7953" w:rsidRDefault="00EE7953" w:rsidP="00EE7953">
      <w:pPr>
        <w:pStyle w:val="Paragraphedeliste"/>
        <w:numPr>
          <w:ilvl w:val="2"/>
          <w:numId w:val="34"/>
        </w:numPr>
      </w:pPr>
      <w:r>
        <w:t>slc.app.acp-console</w:t>
      </w:r>
    </w:p>
    <w:p w14:paraId="0841EAAC" w14:textId="63D47178" w:rsidR="00EE7953" w:rsidRPr="006C31C5" w:rsidRDefault="00EE7953" w:rsidP="00EE7953">
      <w:pPr>
        <w:pStyle w:val="Paragraphedeliste"/>
        <w:numPr>
          <w:ilvl w:val="2"/>
          <w:numId w:val="34"/>
        </w:numPr>
      </w:pPr>
      <w:r>
        <w:t>slc.webapp.acp</w:t>
      </w:r>
    </w:p>
    <w:p w14:paraId="1B693B5C" w14:textId="1E8A9EBC" w:rsidR="006C31C5" w:rsidRPr="006C31C5" w:rsidRDefault="006C31C5" w:rsidP="006C31C5">
      <w:pPr>
        <w:pStyle w:val="Paragraphedeliste"/>
        <w:numPr>
          <w:ilvl w:val="2"/>
          <w:numId w:val="34"/>
        </w:numPr>
      </w:pPr>
      <w:r>
        <w:t>slc.api</w:t>
      </w:r>
    </w:p>
    <w:p w14:paraId="6371F08B" w14:textId="358206C0" w:rsidR="006C31C5" w:rsidRPr="006C31C5" w:rsidRDefault="006C31C5" w:rsidP="006C31C5">
      <w:pPr>
        <w:pStyle w:val="Paragraphedeliste"/>
        <w:numPr>
          <w:ilvl w:val="2"/>
          <w:numId w:val="34"/>
        </w:numPr>
      </w:pPr>
      <w:r w:rsidRPr="006C31C5">
        <w:t>slc</w:t>
      </w:r>
      <w:r w:rsidR="00A6384B">
        <w:t>-</w:t>
      </w:r>
      <w:r w:rsidRPr="006C31C5">
        <w:t>svc</w:t>
      </w:r>
      <w:r w:rsidR="00A6384B">
        <w:t>-</w:t>
      </w:r>
      <w:r>
        <w:t>casinoprivileges</w:t>
      </w:r>
      <w:r w:rsidR="00A6384B">
        <w:t>-</w:t>
      </w:r>
      <w:r>
        <w:t>v14</w:t>
      </w:r>
    </w:p>
    <w:p w14:paraId="6DEBFAD8" w14:textId="7D401915" w:rsidR="006C31C5" w:rsidRPr="006C31C5" w:rsidRDefault="00A6384B" w:rsidP="006C31C5">
      <w:pPr>
        <w:pStyle w:val="Paragraphedeliste"/>
        <w:numPr>
          <w:ilvl w:val="2"/>
          <w:numId w:val="34"/>
        </w:numPr>
      </w:pPr>
      <w:r w:rsidRPr="006C31C5">
        <w:t>slc</w:t>
      </w:r>
      <w:r>
        <w:t>-</w:t>
      </w:r>
      <w:r w:rsidRPr="006C31C5">
        <w:t>svc</w:t>
      </w:r>
      <w:r>
        <w:t>-casinoprivileges-v28</w:t>
      </w:r>
    </w:p>
    <w:p w14:paraId="1BFA4596" w14:textId="77777777" w:rsidR="006C31C5" w:rsidRPr="006C31C5" w:rsidRDefault="006C31C5" w:rsidP="000734DE">
      <w:pPr>
        <w:pStyle w:val="Paragraphedeliste"/>
        <w:ind w:left="2160"/>
      </w:pPr>
    </w:p>
    <w:p w14:paraId="40E3123A" w14:textId="0E3652B4" w:rsidR="00B01BB9" w:rsidRDefault="00B01BB9" w:rsidP="00B01BB9">
      <w:pPr>
        <w:pStyle w:val="Paragraphedeliste"/>
        <w:numPr>
          <w:ilvl w:val="0"/>
          <w:numId w:val="34"/>
        </w:numPr>
      </w:pPr>
      <w:r>
        <w:t>Le nom d’un environnement (</w:t>
      </w:r>
      <w:r w:rsidRPr="00B01BB9">
        <w:t>&lt;environment-acronym&gt;</w:t>
      </w:r>
      <w:r>
        <w:t>) se décline ainsi :</w:t>
      </w:r>
    </w:p>
    <w:tbl>
      <w:tblPr>
        <w:tblStyle w:val="Grilledutableau"/>
        <w:tblW w:w="0" w:type="auto"/>
        <w:tblInd w:w="1440" w:type="dxa"/>
        <w:tblLook w:val="04A0" w:firstRow="1" w:lastRow="0" w:firstColumn="1" w:lastColumn="0" w:noHBand="0" w:noVBand="1"/>
      </w:tblPr>
      <w:tblGrid>
        <w:gridCol w:w="1652"/>
        <w:gridCol w:w="2253"/>
        <w:gridCol w:w="2253"/>
        <w:gridCol w:w="2253"/>
      </w:tblGrid>
      <w:tr w:rsidR="00A261A2" w14:paraId="2BB74E45" w14:textId="0283375B" w:rsidTr="00A261A2">
        <w:tc>
          <w:tcPr>
            <w:tcW w:w="1652" w:type="dxa"/>
            <w:shd w:val="clear" w:color="auto" w:fill="D9D9D9" w:themeFill="background1" w:themeFillShade="D9"/>
          </w:tcPr>
          <w:p w14:paraId="22B96D69" w14:textId="2E76BF36" w:rsidR="00A261A2" w:rsidRDefault="00A261A2" w:rsidP="00B01BB9">
            <w:pPr>
              <w:pStyle w:val="Paragraphedeliste"/>
              <w:ind w:left="0"/>
            </w:pPr>
            <w:r>
              <w:t>Environnement</w:t>
            </w:r>
          </w:p>
        </w:tc>
        <w:tc>
          <w:tcPr>
            <w:tcW w:w="2253" w:type="dxa"/>
            <w:shd w:val="clear" w:color="auto" w:fill="D9D9D9" w:themeFill="background1" w:themeFillShade="D9"/>
          </w:tcPr>
          <w:p w14:paraId="3EA71AAE" w14:textId="1C924972" w:rsidR="00A261A2" w:rsidRDefault="00A261A2" w:rsidP="00B01BB9">
            <w:pPr>
              <w:pStyle w:val="Paragraphedeliste"/>
              <w:ind w:left="0"/>
            </w:pPr>
            <w:r>
              <w:t>Acronyme</w:t>
            </w:r>
          </w:p>
        </w:tc>
        <w:tc>
          <w:tcPr>
            <w:tcW w:w="2253" w:type="dxa"/>
            <w:shd w:val="clear" w:color="auto" w:fill="D9D9D9" w:themeFill="background1" w:themeFillShade="D9"/>
          </w:tcPr>
          <w:p w14:paraId="7EEF404C" w14:textId="1DE1AAAB" w:rsidR="00A261A2" w:rsidRDefault="00A261A2">
            <w:r>
              <w:t>Environnement</w:t>
            </w:r>
          </w:p>
        </w:tc>
        <w:tc>
          <w:tcPr>
            <w:tcW w:w="2253" w:type="dxa"/>
            <w:shd w:val="clear" w:color="auto" w:fill="D9D9D9" w:themeFill="background1" w:themeFillShade="D9"/>
          </w:tcPr>
          <w:p w14:paraId="3B82A430" w14:textId="755D24CE" w:rsidR="00A261A2" w:rsidRDefault="00A261A2">
            <w:r>
              <w:t>Acronyme</w:t>
            </w:r>
          </w:p>
        </w:tc>
      </w:tr>
      <w:tr w:rsidR="00A261A2" w14:paraId="03F51170" w14:textId="1159E601" w:rsidTr="00A261A2">
        <w:tc>
          <w:tcPr>
            <w:tcW w:w="1652" w:type="dxa"/>
          </w:tcPr>
          <w:p w14:paraId="3242645D" w14:textId="33185130" w:rsidR="00A261A2" w:rsidRDefault="00A261A2" w:rsidP="00B01BB9">
            <w:pPr>
              <w:pStyle w:val="Paragraphedeliste"/>
              <w:ind w:left="0"/>
            </w:pPr>
            <w:r>
              <w:t>Production</w:t>
            </w:r>
          </w:p>
        </w:tc>
        <w:tc>
          <w:tcPr>
            <w:tcW w:w="2253" w:type="dxa"/>
          </w:tcPr>
          <w:p w14:paraId="38111F93" w14:textId="6A83F453" w:rsidR="00A261A2" w:rsidRDefault="00A261A2" w:rsidP="00B01BB9">
            <w:pPr>
              <w:pStyle w:val="Paragraphedeliste"/>
              <w:ind w:left="0"/>
            </w:pPr>
            <w:r>
              <w:t>po</w:t>
            </w:r>
          </w:p>
        </w:tc>
        <w:tc>
          <w:tcPr>
            <w:tcW w:w="2253" w:type="dxa"/>
          </w:tcPr>
          <w:p w14:paraId="40D96EE2" w14:textId="6B0F9FC3" w:rsidR="00A261A2" w:rsidRDefault="00A261A2">
            <w:r>
              <w:t>Système</w:t>
            </w:r>
          </w:p>
        </w:tc>
        <w:tc>
          <w:tcPr>
            <w:tcW w:w="2253" w:type="dxa"/>
          </w:tcPr>
          <w:p w14:paraId="707FA89E" w14:textId="71633EB6" w:rsidR="00A261A2" w:rsidRDefault="00A261A2">
            <w:r>
              <w:t>ts</w:t>
            </w:r>
          </w:p>
        </w:tc>
      </w:tr>
      <w:tr w:rsidR="00A261A2" w14:paraId="798EBE10" w14:textId="080B8ADC" w:rsidTr="00A261A2">
        <w:tc>
          <w:tcPr>
            <w:tcW w:w="1652" w:type="dxa"/>
          </w:tcPr>
          <w:p w14:paraId="6BAAB0A7" w14:textId="67A9A5B9" w:rsidR="00A261A2" w:rsidRDefault="00A261A2" w:rsidP="00B01BB9">
            <w:pPr>
              <w:pStyle w:val="Paragraphedeliste"/>
              <w:ind w:left="0"/>
            </w:pPr>
            <w:r>
              <w:t>Pré-production</w:t>
            </w:r>
          </w:p>
        </w:tc>
        <w:tc>
          <w:tcPr>
            <w:tcW w:w="2253" w:type="dxa"/>
          </w:tcPr>
          <w:p w14:paraId="0E47F500" w14:textId="6377ED36" w:rsidR="00A261A2" w:rsidRDefault="00A261A2" w:rsidP="00B01BB9">
            <w:pPr>
              <w:pStyle w:val="Paragraphedeliste"/>
              <w:ind w:left="0"/>
            </w:pPr>
            <w:r>
              <w:t>pp</w:t>
            </w:r>
          </w:p>
        </w:tc>
        <w:tc>
          <w:tcPr>
            <w:tcW w:w="2253" w:type="dxa"/>
          </w:tcPr>
          <w:p w14:paraId="3DDAD604" w14:textId="01B34D66" w:rsidR="00A261A2" w:rsidRDefault="00A261A2">
            <w:r>
              <w:t>Intégration</w:t>
            </w:r>
          </w:p>
        </w:tc>
        <w:tc>
          <w:tcPr>
            <w:tcW w:w="2253" w:type="dxa"/>
          </w:tcPr>
          <w:p w14:paraId="0F5124DB" w14:textId="438DDD01" w:rsidR="00A261A2" w:rsidRDefault="00A261A2">
            <w:r>
              <w:t>ti</w:t>
            </w:r>
          </w:p>
        </w:tc>
      </w:tr>
      <w:tr w:rsidR="00A261A2" w14:paraId="51B1EBC1" w14:textId="129AC869" w:rsidTr="00A261A2">
        <w:tc>
          <w:tcPr>
            <w:tcW w:w="1652" w:type="dxa"/>
          </w:tcPr>
          <w:p w14:paraId="741E6D70" w14:textId="72479FEB" w:rsidR="00A261A2" w:rsidRDefault="00A261A2" w:rsidP="00B01BB9">
            <w:pPr>
              <w:pStyle w:val="Paragraphedeliste"/>
              <w:ind w:left="0"/>
            </w:pPr>
            <w:r>
              <w:t>Formation</w:t>
            </w:r>
          </w:p>
        </w:tc>
        <w:tc>
          <w:tcPr>
            <w:tcW w:w="2253" w:type="dxa"/>
          </w:tcPr>
          <w:p w14:paraId="4E5944D1" w14:textId="3C62667C" w:rsidR="00A261A2" w:rsidRDefault="00A261A2" w:rsidP="00B01BB9">
            <w:pPr>
              <w:pStyle w:val="Paragraphedeliste"/>
              <w:ind w:left="0"/>
            </w:pPr>
            <w:r>
              <w:t>fo</w:t>
            </w:r>
          </w:p>
        </w:tc>
        <w:tc>
          <w:tcPr>
            <w:tcW w:w="2253" w:type="dxa"/>
          </w:tcPr>
          <w:p w14:paraId="570712AD" w14:textId="06592191" w:rsidR="00A261A2" w:rsidRDefault="00A261A2">
            <w:r>
              <w:t>Développement</w:t>
            </w:r>
          </w:p>
        </w:tc>
        <w:tc>
          <w:tcPr>
            <w:tcW w:w="2253" w:type="dxa"/>
          </w:tcPr>
          <w:p w14:paraId="456448F8" w14:textId="7B2F499D" w:rsidR="00A261A2" w:rsidRDefault="00A261A2">
            <w:r>
              <w:t>de</w:t>
            </w:r>
          </w:p>
        </w:tc>
      </w:tr>
      <w:tr w:rsidR="00A261A2" w14:paraId="13B5DAE0" w14:textId="7D880A26" w:rsidTr="00A261A2">
        <w:tc>
          <w:tcPr>
            <w:tcW w:w="1652" w:type="dxa"/>
          </w:tcPr>
          <w:p w14:paraId="31AE1F2F" w14:textId="40CEE1EC" w:rsidR="00A261A2" w:rsidRDefault="00A261A2" w:rsidP="00B01BB9">
            <w:pPr>
              <w:pStyle w:val="Paragraphedeliste"/>
              <w:ind w:left="0"/>
            </w:pPr>
            <w:r>
              <w:t>Acceptation</w:t>
            </w:r>
          </w:p>
        </w:tc>
        <w:tc>
          <w:tcPr>
            <w:tcW w:w="2253" w:type="dxa"/>
          </w:tcPr>
          <w:p w14:paraId="7FEF2044" w14:textId="4077C678" w:rsidR="00A261A2" w:rsidRDefault="00A261A2" w:rsidP="00B01BB9">
            <w:pPr>
              <w:pStyle w:val="Paragraphedeliste"/>
              <w:ind w:left="0"/>
            </w:pPr>
            <w:r>
              <w:t>ta</w:t>
            </w:r>
          </w:p>
        </w:tc>
        <w:tc>
          <w:tcPr>
            <w:tcW w:w="2253" w:type="dxa"/>
          </w:tcPr>
          <w:p w14:paraId="66FA5760" w14:textId="794DEA38" w:rsidR="00A261A2" w:rsidRDefault="00A261A2">
            <w:r>
              <w:t>Laboratoire</w:t>
            </w:r>
          </w:p>
        </w:tc>
        <w:tc>
          <w:tcPr>
            <w:tcW w:w="2253" w:type="dxa"/>
          </w:tcPr>
          <w:p w14:paraId="2CF6FC95" w14:textId="7507A4B6" w:rsidR="00A261A2" w:rsidRDefault="00A261A2">
            <w:r>
              <w:t>la</w:t>
            </w:r>
          </w:p>
        </w:tc>
      </w:tr>
    </w:tbl>
    <w:p w14:paraId="0E8FF715" w14:textId="2ADF6E2A" w:rsidR="00B01BB9" w:rsidRPr="00B01BB9" w:rsidRDefault="00A261A2" w:rsidP="00B01BB9">
      <w:pPr>
        <w:pStyle w:val="Paragraphedeliste"/>
        <w:ind w:left="1440"/>
      </w:pPr>
      <w:r>
        <w:t xml:space="preserve">   </w:t>
      </w:r>
    </w:p>
    <w:p w14:paraId="550F7AD6" w14:textId="52281638" w:rsidR="00B01BB9" w:rsidRDefault="00B01BB9" w:rsidP="00B01BB9">
      <w:pPr>
        <w:pStyle w:val="Paragraphedeliste"/>
        <w:numPr>
          <w:ilvl w:val="0"/>
          <w:numId w:val="34"/>
        </w:numPr>
      </w:pPr>
      <w:r>
        <w:t xml:space="preserve">Le nom du cluster Openshift </w:t>
      </w:r>
      <w:r w:rsidR="0087320F">
        <w:t>(</w:t>
      </w:r>
      <w:r w:rsidR="0087320F" w:rsidRPr="0087320F">
        <w:t xml:space="preserve">&lt;cluster-name&gt;) </w:t>
      </w:r>
      <w:r>
        <w:t>se décline ainsi :</w:t>
      </w:r>
    </w:p>
    <w:p w14:paraId="39796954" w14:textId="69123F48" w:rsidR="00B01BB9" w:rsidRDefault="00B01BB9" w:rsidP="00B01BB9">
      <w:pPr>
        <w:pStyle w:val="Paragraphedeliste"/>
        <w:numPr>
          <w:ilvl w:val="1"/>
          <w:numId w:val="34"/>
        </w:numPr>
        <w:rPr>
          <w:lang w:val="en-CA"/>
        </w:rPr>
      </w:pPr>
      <w:r w:rsidRPr="00B01BB9">
        <w:rPr>
          <w:lang w:val="en-CA"/>
        </w:rPr>
        <w:t xml:space="preserve">&lt; </w:t>
      </w:r>
      <w:r>
        <w:rPr>
          <w:lang w:val="en-CA"/>
        </w:rPr>
        <w:t>o</w:t>
      </w:r>
      <w:r w:rsidRPr="00B01BB9">
        <w:rPr>
          <w:lang w:val="en-CA"/>
        </w:rPr>
        <w:t>penshift-product-acronym&gt;-cluster</w:t>
      </w:r>
      <w:del w:id="785" w:author="Raymond Jeff (Nter)" w:date="2020-01-09T12:14:00Z">
        <w:r w:rsidRPr="00B01BB9" w:rsidDel="00382A7E">
          <w:rPr>
            <w:lang w:val="en-CA"/>
          </w:rPr>
          <w:delText>-&lt;datacenter</w:delText>
        </w:r>
        <w:r w:rsidDel="00382A7E">
          <w:rPr>
            <w:lang w:val="en-CA"/>
          </w:rPr>
          <w:delText>-acronym&gt;</w:delText>
        </w:r>
      </w:del>
      <w:r>
        <w:rPr>
          <w:lang w:val="en-CA"/>
        </w:rPr>
        <w:t>-&lt;environment-acronym</w:t>
      </w:r>
      <w:r w:rsidRPr="00B01BB9">
        <w:rPr>
          <w:lang w:val="en-CA"/>
        </w:rPr>
        <w:t>&gt;</w:t>
      </w:r>
    </w:p>
    <w:p w14:paraId="7C12AA22" w14:textId="3A18F7B4" w:rsidR="00B01BB9" w:rsidRPr="00B01BB9" w:rsidRDefault="00B01BB9" w:rsidP="00B01BB9">
      <w:pPr>
        <w:pStyle w:val="Paragraphedeliste"/>
        <w:numPr>
          <w:ilvl w:val="1"/>
          <w:numId w:val="34"/>
        </w:numPr>
        <w:rPr>
          <w:lang w:val="en-CA"/>
        </w:rPr>
      </w:pPr>
      <w:r>
        <w:rPr>
          <w:lang w:val="en-CA"/>
        </w:rPr>
        <w:t xml:space="preserve">Exemple : </w:t>
      </w:r>
      <w:r>
        <w:t>okd-cluster</w:t>
      </w:r>
      <w:del w:id="786" w:author="Raymond Jeff (Nter)" w:date="2020-01-09T12:14:00Z">
        <w:r w:rsidDel="00382A7E">
          <w:delText>-pdc</w:delText>
        </w:r>
      </w:del>
      <w:r>
        <w:t>-po</w:t>
      </w:r>
    </w:p>
    <w:p w14:paraId="6AE38071" w14:textId="77777777" w:rsidR="00B01BB9" w:rsidRPr="00B01BB9" w:rsidRDefault="00B01BB9" w:rsidP="00B01BB9">
      <w:pPr>
        <w:pStyle w:val="Paragraphedeliste"/>
        <w:ind w:left="1440"/>
        <w:rPr>
          <w:lang w:val="en-CA"/>
        </w:rPr>
      </w:pPr>
    </w:p>
    <w:p w14:paraId="04C1E2BC" w14:textId="7DB26BEB" w:rsidR="009530B6" w:rsidRDefault="00B01BB9" w:rsidP="00B01BB9">
      <w:pPr>
        <w:pStyle w:val="Paragraphedeliste"/>
        <w:numPr>
          <w:ilvl w:val="0"/>
          <w:numId w:val="34"/>
        </w:numPr>
      </w:pPr>
      <w:r w:rsidRPr="00B01BB9">
        <w:t xml:space="preserve">Le nom </w:t>
      </w:r>
      <w:r w:rsidRPr="0087320F">
        <w:rPr>
          <w:u w:val="single"/>
        </w:rPr>
        <w:t>complet</w:t>
      </w:r>
      <w:r w:rsidRPr="00B01BB9">
        <w:t xml:space="preserve"> d’un produit dans un namespace se </w:t>
      </w:r>
      <w:r>
        <w:t>dé</w:t>
      </w:r>
      <w:r w:rsidRPr="00B01BB9">
        <w:t xml:space="preserve">cline </w:t>
      </w:r>
      <w:r>
        <w:t>donc ainsi :</w:t>
      </w:r>
    </w:p>
    <w:p w14:paraId="509ECC07" w14:textId="337664E0" w:rsidR="00B01BB9" w:rsidRDefault="00B01BB9" w:rsidP="00B01BB9">
      <w:pPr>
        <w:pStyle w:val="Paragraphedeliste"/>
        <w:numPr>
          <w:ilvl w:val="1"/>
          <w:numId w:val="34"/>
        </w:numPr>
        <w:rPr>
          <w:lang w:val="en-CA"/>
        </w:rPr>
      </w:pPr>
      <w:r w:rsidRPr="00040599">
        <w:rPr>
          <w:lang w:val="en-CA"/>
        </w:rPr>
        <w:t>&lt;</w:t>
      </w:r>
      <w:r>
        <w:rPr>
          <w:lang w:val="en-CA"/>
        </w:rPr>
        <w:t>product</w:t>
      </w:r>
      <w:r w:rsidRPr="00040599">
        <w:rPr>
          <w:lang w:val="en-CA"/>
        </w:rPr>
        <w:t>-name&gt;.&lt;namespace-name&gt;</w:t>
      </w:r>
      <w:r>
        <w:rPr>
          <w:lang w:val="en-CA"/>
        </w:rPr>
        <w:t>-&lt;environment-acronym&gt;</w:t>
      </w:r>
      <w:r w:rsidRPr="00040599">
        <w:rPr>
          <w:lang w:val="en-CA"/>
        </w:rPr>
        <w:t>.&lt;cluster-name&gt;</w:t>
      </w:r>
    </w:p>
    <w:p w14:paraId="5EF21FC3" w14:textId="77777777" w:rsidR="0087320F" w:rsidRDefault="00B01BB9" w:rsidP="00B01BB9">
      <w:pPr>
        <w:pStyle w:val="Paragraphedeliste"/>
        <w:numPr>
          <w:ilvl w:val="1"/>
          <w:numId w:val="34"/>
        </w:numPr>
      </w:pPr>
      <w:r w:rsidRPr="003C6C48">
        <w:t>Exemple</w:t>
      </w:r>
      <w:r w:rsidR="0087320F">
        <w:t>s</w:t>
      </w:r>
    </w:p>
    <w:p w14:paraId="77060633" w14:textId="0C5C7968" w:rsidR="00B01BB9" w:rsidRDefault="00B01BB9" w:rsidP="0087320F">
      <w:pPr>
        <w:pStyle w:val="Paragraphedeliste"/>
        <w:numPr>
          <w:ilvl w:val="2"/>
          <w:numId w:val="34"/>
        </w:numPr>
        <w:rPr>
          <w:lang w:val="en-CA"/>
        </w:rPr>
      </w:pPr>
      <w:r w:rsidRPr="0087320F">
        <w:rPr>
          <w:lang w:val="en-CA"/>
        </w:rPr>
        <w:t>slc-app-bijou.ns-</w:t>
      </w:r>
      <w:r w:rsidR="00546A37">
        <w:rPr>
          <w:lang w:val="en-CA"/>
        </w:rPr>
        <w:t>casinos-</w:t>
      </w:r>
      <w:r w:rsidRPr="0087320F">
        <w:rPr>
          <w:lang w:val="en-CA"/>
        </w:rPr>
        <w:t>slc-po.okd-cluster-</w:t>
      </w:r>
      <w:del w:id="787" w:author="Raymond Jeff (Nter)" w:date="2020-01-09T12:15:00Z">
        <w:r w:rsidRPr="0087320F" w:rsidDel="00382A7E">
          <w:rPr>
            <w:lang w:val="en-CA"/>
          </w:rPr>
          <w:delText>pdc-</w:delText>
        </w:r>
      </w:del>
      <w:r w:rsidRPr="0087320F">
        <w:rPr>
          <w:lang w:val="en-CA"/>
        </w:rPr>
        <w:t>po</w:t>
      </w:r>
    </w:p>
    <w:p w14:paraId="1744E883" w14:textId="77777777" w:rsidR="000734DE" w:rsidRDefault="000734DE" w:rsidP="0087320F">
      <w:pPr>
        <w:pStyle w:val="Paragraphedeliste"/>
        <w:numPr>
          <w:ilvl w:val="2"/>
          <w:numId w:val="34"/>
        </w:numPr>
        <w:rPr>
          <w:lang w:val="en-CA"/>
        </w:rPr>
      </w:pPr>
      <w:r w:rsidRPr="006C31C5">
        <w:t>slc</w:t>
      </w:r>
      <w:r>
        <w:t>-</w:t>
      </w:r>
      <w:r w:rsidRPr="006C31C5">
        <w:t>svc</w:t>
      </w:r>
      <w:r>
        <w:t>-casinoprivileges-v28</w:t>
      </w:r>
      <w:r w:rsidR="00546A37">
        <w:rPr>
          <w:lang w:val="en-CA"/>
        </w:rPr>
        <w:t>.</w:t>
      </w:r>
      <w:r w:rsidRPr="000734DE">
        <w:rPr>
          <w:lang w:val="en-CA"/>
        </w:rPr>
        <w:t xml:space="preserve"> </w:t>
      </w:r>
      <w:r w:rsidRPr="0087320F">
        <w:rPr>
          <w:lang w:val="en-CA"/>
        </w:rPr>
        <w:t>ns-</w:t>
      </w:r>
      <w:r>
        <w:rPr>
          <w:lang w:val="en-CA"/>
        </w:rPr>
        <w:t>casinos-</w:t>
      </w:r>
      <w:r w:rsidRPr="0087320F">
        <w:rPr>
          <w:lang w:val="en-CA"/>
        </w:rPr>
        <w:t>slc-po.okd-cluster-</w:t>
      </w:r>
      <w:del w:id="788" w:author="Raymond Jeff (Nter)" w:date="2020-01-09T12:15:00Z">
        <w:r w:rsidRPr="0087320F" w:rsidDel="00382A7E">
          <w:rPr>
            <w:lang w:val="en-CA"/>
          </w:rPr>
          <w:delText>pdc-</w:delText>
        </w:r>
      </w:del>
      <w:r w:rsidRPr="0087320F">
        <w:rPr>
          <w:lang w:val="en-CA"/>
        </w:rPr>
        <w:t>po</w:t>
      </w:r>
      <w:r>
        <w:rPr>
          <w:lang w:val="en-CA"/>
        </w:rPr>
        <w:t xml:space="preserve"> </w:t>
      </w:r>
    </w:p>
    <w:p w14:paraId="1F0C25BA" w14:textId="579DA5FA" w:rsidR="00546A37" w:rsidRPr="0087320F" w:rsidRDefault="000734DE" w:rsidP="0087320F">
      <w:pPr>
        <w:pStyle w:val="Paragraphedeliste"/>
        <w:numPr>
          <w:ilvl w:val="2"/>
          <w:numId w:val="34"/>
        </w:numPr>
        <w:rPr>
          <w:lang w:val="en-CA"/>
        </w:rPr>
      </w:pPr>
      <w:r>
        <w:rPr>
          <w:lang w:val="en-CA"/>
        </w:rPr>
        <w:t>tdjsue-api.</w:t>
      </w:r>
      <w:r w:rsidR="00546A37">
        <w:rPr>
          <w:lang w:val="en-CA"/>
        </w:rPr>
        <w:t>ns-casinos-products</w:t>
      </w:r>
      <w:r>
        <w:rPr>
          <w:lang w:val="en-CA"/>
        </w:rPr>
        <w:t>-tdj.</w:t>
      </w:r>
      <w:r w:rsidRPr="0087320F">
        <w:rPr>
          <w:lang w:val="en-CA"/>
        </w:rPr>
        <w:t>o</w:t>
      </w:r>
      <w:r>
        <w:rPr>
          <w:lang w:val="en-CA"/>
        </w:rPr>
        <w:t>sd</w:t>
      </w:r>
      <w:r w:rsidRPr="0087320F">
        <w:rPr>
          <w:lang w:val="en-CA"/>
        </w:rPr>
        <w:t>-cluster-</w:t>
      </w:r>
      <w:del w:id="789" w:author="Raymond Jeff (Nter)" w:date="2020-01-09T12:15:00Z">
        <w:r w:rsidDel="00382A7E">
          <w:rPr>
            <w:lang w:val="en-CA"/>
          </w:rPr>
          <w:delText>aws-</w:delText>
        </w:r>
      </w:del>
      <w:r>
        <w:rPr>
          <w:lang w:val="en-CA"/>
        </w:rPr>
        <w:t>de</w:t>
      </w:r>
    </w:p>
    <w:p w14:paraId="4BB9CB8A" w14:textId="77777777" w:rsidR="00E60161" w:rsidRDefault="00E60161" w:rsidP="00933DAE">
      <w:pPr>
        <w:ind w:left="360"/>
        <w:rPr>
          <w:ins w:id="790" w:author="Raymond Jeff (Nter)" w:date="2020-01-09T16:14:00Z"/>
          <w:lang w:val="en-CA"/>
        </w:rPr>
      </w:pPr>
    </w:p>
    <w:p w14:paraId="45CCD7F6" w14:textId="77777777" w:rsidR="00E60161" w:rsidRDefault="00E60161">
      <w:pPr>
        <w:rPr>
          <w:ins w:id="791" w:author="Raymond Jeff (Nter)" w:date="2020-01-09T16:15:00Z"/>
          <w:rFonts w:asciiTheme="majorHAnsi" w:eastAsiaTheme="majorEastAsia" w:hAnsiTheme="majorHAnsi" w:cstheme="majorBidi"/>
          <w:b/>
          <w:color w:val="1F4D78" w:themeColor="accent1" w:themeShade="7F"/>
          <w:sz w:val="24"/>
          <w:szCs w:val="24"/>
          <w:lang w:val="en-CA"/>
        </w:rPr>
      </w:pPr>
      <w:ins w:id="792" w:author="Raymond Jeff (Nter)" w:date="2020-01-09T16:15:00Z">
        <w:r>
          <w:rPr>
            <w:lang w:val="en-CA"/>
          </w:rPr>
          <w:br w:type="page"/>
        </w:r>
      </w:ins>
    </w:p>
    <w:p w14:paraId="75762C3D" w14:textId="01F83B70" w:rsidR="00933DAE" w:rsidRDefault="00933DAE">
      <w:pPr>
        <w:pStyle w:val="Titre3"/>
        <w:rPr>
          <w:ins w:id="793" w:author="Raymond Jeff (Nter)" w:date="2020-01-09T16:16:00Z"/>
          <w:lang w:val="en-CA"/>
        </w:rPr>
        <w:pPrChange w:id="794" w:author="Raymond Jeff (Nter)" w:date="2020-01-09T16:14:00Z">
          <w:pPr>
            <w:ind w:left="360"/>
          </w:pPr>
        </w:pPrChange>
      </w:pPr>
      <w:del w:id="795" w:author="Raymond Jeff (Nter)" w:date="2020-01-09T16:14:00Z">
        <w:r w:rsidDel="00E60161">
          <w:rPr>
            <w:lang w:val="en-CA"/>
          </w:rPr>
          <w:lastRenderedPageBreak/>
          <w:delText>Note :</w:delText>
        </w:r>
      </w:del>
      <w:ins w:id="796" w:author="Raymond Jeff (Nter)" w:date="2020-01-09T16:14:00Z">
        <w:r w:rsidR="00E60161">
          <w:rPr>
            <w:lang w:val="en-CA"/>
          </w:rPr>
          <w:t>Sécuri</w:t>
        </w:r>
      </w:ins>
      <w:ins w:id="797" w:author="Raymond Jeff (Nter)" w:date="2020-01-09T16:19:00Z">
        <w:r w:rsidR="00E60161">
          <w:rPr>
            <w:lang w:val="en-CA"/>
          </w:rPr>
          <w:t>té</w:t>
        </w:r>
      </w:ins>
      <w:ins w:id="798" w:author="Raymond Jeff (Nter)" w:date="2020-01-09T16:14:00Z">
        <w:r w:rsidR="00E60161">
          <w:rPr>
            <w:lang w:val="en-CA"/>
          </w:rPr>
          <w:t xml:space="preserve"> du namespace</w:t>
        </w:r>
      </w:ins>
    </w:p>
    <w:p w14:paraId="572759F1" w14:textId="77777777" w:rsidR="00BE60C5" w:rsidRDefault="00BE60C5">
      <w:pPr>
        <w:rPr>
          <w:ins w:id="799" w:author="Raymond Jeff (Nter)" w:date="2020-01-09T16:39:00Z"/>
          <w:b/>
          <w:color w:val="FF0000"/>
          <w:highlight w:val="yellow"/>
          <w:lang w:val="en-CA"/>
        </w:rPr>
        <w:pPrChange w:id="800" w:author="Raymond Jeff (Nter)" w:date="2020-01-09T16:39:00Z">
          <w:pPr>
            <w:ind w:left="360"/>
          </w:pPr>
        </w:pPrChange>
      </w:pPr>
    </w:p>
    <w:p w14:paraId="6E9DC164" w14:textId="0F864C2C" w:rsidR="00E60161" w:rsidRPr="006430F8" w:rsidDel="00BE60C5" w:rsidRDefault="00E60161">
      <w:pPr>
        <w:rPr>
          <w:del w:id="801" w:author="Raymond Jeff (Nter)" w:date="2020-01-09T16:39:00Z"/>
          <w:b/>
          <w:color w:val="FF0000"/>
          <w:highlight w:val="yellow"/>
          <w:rPrChange w:id="802" w:author="Desclaux Stéphane (Nter)" w:date="2020-01-10T08:32:00Z">
            <w:rPr>
              <w:del w:id="803" w:author="Raymond Jeff (Nter)" w:date="2020-01-09T16:39:00Z"/>
              <w:lang w:val="en-CA"/>
            </w:rPr>
          </w:rPrChange>
        </w:rPr>
        <w:pPrChange w:id="804" w:author="Raymond Jeff (Nter)" w:date="2020-01-09T16:16:00Z">
          <w:pPr>
            <w:ind w:left="360"/>
          </w:pPr>
        </w:pPrChange>
      </w:pPr>
      <w:ins w:id="805" w:author="Raymond Jeff (Nter)" w:date="2020-01-09T16:16:00Z">
        <w:r w:rsidRPr="006430F8">
          <w:rPr>
            <w:b/>
            <w:color w:val="FF0000"/>
            <w:highlight w:val="yellow"/>
            <w:rPrChange w:id="806" w:author="Desclaux Stéphane (Nter)" w:date="2020-01-10T08:32:00Z">
              <w:rPr>
                <w:lang w:val="en-CA"/>
              </w:rPr>
            </w:rPrChange>
          </w:rPr>
          <w:t>À approfondir</w:t>
        </w:r>
      </w:ins>
      <w:ins w:id="807" w:author="Raymond Jeff (Nter)" w:date="2020-01-09T16:39:00Z">
        <w:r w:rsidR="00BE60C5" w:rsidRPr="006430F8">
          <w:rPr>
            <w:b/>
            <w:color w:val="FF0000"/>
            <w:highlight w:val="yellow"/>
            <w:rPrChange w:id="808" w:author="Desclaux Stéphane (Nter)" w:date="2020-01-10T08:32:00Z">
              <w:rPr>
                <w:b/>
                <w:color w:val="FF0000"/>
                <w:highlight w:val="yellow"/>
                <w:lang w:val="en-CA"/>
              </w:rPr>
            </w:rPrChange>
          </w:rPr>
          <w:t xml:space="preserve"> et à valider (voir c</w:t>
        </w:r>
      </w:ins>
      <w:ins w:id="809" w:author="Raymond Jeff (Nter)" w:date="2020-01-09T16:40:00Z">
        <w:r w:rsidR="00BE60C5" w:rsidRPr="006430F8">
          <w:rPr>
            <w:b/>
            <w:color w:val="FF0000"/>
            <w:highlight w:val="yellow"/>
            <w:rPrChange w:id="810" w:author="Desclaux Stéphane (Nter)" w:date="2020-01-10T08:32:00Z">
              <w:rPr>
                <w:b/>
                <w:color w:val="FF0000"/>
                <w:highlight w:val="yellow"/>
                <w:lang w:val="en-CA"/>
              </w:rPr>
            </w:rPrChange>
          </w:rPr>
          <w:t>ourriels et documentation fournies par Louis-Julien. Voir aussi les travaux de nos collègues ayant participés au projet de conteneurisation)</w:t>
        </w:r>
      </w:ins>
    </w:p>
    <w:p w14:paraId="0B941FDA" w14:textId="77777777" w:rsidR="00E60161" w:rsidRDefault="00E60161">
      <w:pPr>
        <w:rPr>
          <w:ins w:id="811" w:author="Raymond Jeff (Nter)" w:date="2020-01-09T16:20:00Z"/>
        </w:rPr>
        <w:pPrChange w:id="812" w:author="Raymond Jeff (Nter)" w:date="2020-01-09T16:39:00Z">
          <w:pPr>
            <w:ind w:left="360"/>
          </w:pPr>
        </w:pPrChange>
      </w:pPr>
    </w:p>
    <w:p w14:paraId="003C2021" w14:textId="575E46AE" w:rsidR="00E60161" w:rsidRDefault="00E60161">
      <w:pPr>
        <w:pStyle w:val="Titre4"/>
        <w:rPr>
          <w:ins w:id="813" w:author="Raymond Jeff (Nter)" w:date="2020-01-09T16:15:00Z"/>
        </w:rPr>
        <w:pPrChange w:id="814" w:author="Raymond Jeff (Nter)" w:date="2020-01-09T16:15:00Z">
          <w:pPr>
            <w:ind w:left="360"/>
          </w:pPr>
        </w:pPrChange>
      </w:pPr>
      <w:moveToRangeStart w:id="815" w:author="Raymond Jeff (Nter)" w:date="2020-01-09T16:20:00Z" w:name="move29479239"/>
      <w:moveTo w:id="816" w:author="Raymond Jeff (Nter)" w:date="2020-01-09T16:20:00Z">
        <w:del w:id="817" w:author="Raymond Jeff (Nter)" w:date="2020-01-09T16:20:00Z">
          <w:r w:rsidDel="00E60161">
            <w:delText>qui peuvent être appliquées sur les namespaces (RBAC) à la fois pour la création même du namespace mais aussi pour les autorisations d’accès à ces namespace permettant le déploiement des pods dans les namespaces.  Ainsi, les règles</w:delText>
          </w:r>
        </w:del>
        <w:del w:id="818" w:author="Raymond Jeff (Nter)" w:date="2020-01-09T16:39:00Z">
          <w:r w:rsidDel="00BE60C5">
            <w:delText xml:space="preserve"> administratives sont gérés au niveau du namespace et les règles opérationnelles sont gérées au niveau des pods.</w:delText>
          </w:r>
        </w:del>
      </w:moveTo>
      <w:moveToRangeEnd w:id="815"/>
      <w:ins w:id="819" w:author="Raymond Jeff (Nter)" w:date="2020-01-09T16:15:00Z">
        <w:r>
          <w:t>Considération administrative</w:t>
        </w:r>
      </w:ins>
    </w:p>
    <w:p w14:paraId="42F5E7F2" w14:textId="77777777" w:rsidR="0097070D" w:rsidRDefault="00E60161" w:rsidP="00933DAE">
      <w:pPr>
        <w:ind w:left="360"/>
        <w:rPr>
          <w:ins w:id="820" w:author="Raymond Jeff (Nter)" w:date="2020-01-09T16:38:00Z"/>
        </w:rPr>
      </w:pPr>
      <w:ins w:id="821" w:author="Raymond Jeff (Nter)" w:date="2020-01-09T16:21:00Z">
        <w:r>
          <w:t xml:space="preserve">La création du namespace </w:t>
        </w:r>
      </w:ins>
      <w:ins w:id="822" w:author="Raymond Jeff (Nter)" w:date="2020-01-09T16:22:00Z">
        <w:r>
          <w:t>et les</w:t>
        </w:r>
      </w:ins>
      <w:ins w:id="823" w:author="Raymond Jeff (Nter)" w:date="2020-01-09T16:21:00Z">
        <w:r>
          <w:t xml:space="preserve"> autorisations d’accès </w:t>
        </w:r>
      </w:ins>
      <w:ins w:id="824" w:author="Raymond Jeff (Nter)" w:date="2020-01-09T16:22:00Z">
        <w:r>
          <w:t>à ces</w:t>
        </w:r>
      </w:ins>
      <w:ins w:id="825" w:author="Raymond Jeff (Nter)" w:date="2020-01-09T16:21:00Z">
        <w:r>
          <w:t xml:space="preserve"> namespace</w:t>
        </w:r>
      </w:ins>
      <w:ins w:id="826" w:author="Raymond Jeff (Nter)" w:date="2020-01-09T16:22:00Z">
        <w:r>
          <w:t>s</w:t>
        </w:r>
      </w:ins>
      <w:ins w:id="827" w:author="Raymond Jeff (Nter)" w:date="2020-01-09T16:21:00Z">
        <w:r>
          <w:t xml:space="preserve"> </w:t>
        </w:r>
      </w:ins>
      <w:ins w:id="828" w:author="Raymond Jeff (Nter)" w:date="2020-01-09T16:22:00Z">
        <w:r w:rsidR="00D84234">
          <w:t>afin d</w:t>
        </w:r>
      </w:ins>
      <w:ins w:id="829" w:author="Raymond Jeff (Nter)" w:date="2020-01-09T16:25:00Z">
        <w:r w:rsidR="00D84234">
          <w:t>’y</w:t>
        </w:r>
      </w:ins>
      <w:ins w:id="830" w:author="Raymond Jeff (Nter)" w:date="2020-01-09T16:22:00Z">
        <w:r>
          <w:t xml:space="preserve"> </w:t>
        </w:r>
      </w:ins>
      <w:ins w:id="831" w:author="Raymond Jeff (Nter)" w:date="2020-01-09T16:21:00Z">
        <w:r>
          <w:t>permett</w:t>
        </w:r>
      </w:ins>
      <w:ins w:id="832" w:author="Raymond Jeff (Nter)" w:date="2020-01-09T16:22:00Z">
        <w:r>
          <w:t>re</w:t>
        </w:r>
      </w:ins>
      <w:ins w:id="833" w:author="Raymond Jeff (Nter)" w:date="2020-01-09T16:21:00Z">
        <w:r>
          <w:t xml:space="preserve"> le déploiement des pods </w:t>
        </w:r>
      </w:ins>
      <w:ins w:id="834" w:author="Raymond Jeff (Nter)" w:date="2020-01-09T16:23:00Z">
        <w:r>
          <w:t xml:space="preserve">sont gérées </w:t>
        </w:r>
      </w:ins>
      <w:ins w:id="835" w:author="Raymond Jeff (Nter)" w:date="2020-01-09T16:25:00Z">
        <w:r w:rsidR="00D84234">
          <w:t>avec</w:t>
        </w:r>
      </w:ins>
      <w:ins w:id="836" w:author="Raymond Jeff (Nter)" w:date="2020-01-09T16:23:00Z">
        <w:r>
          <w:t xml:space="preserve"> un principe RBAC. Donc, via des groupes de sécurité que l’on associe à la fois aux names</w:t>
        </w:r>
        <w:r w:rsidR="00D84234">
          <w:t xml:space="preserve">paces et aussi aux </w:t>
        </w:r>
      </w:ins>
      <w:ins w:id="837" w:author="Raymond Jeff (Nter)" w:date="2020-01-09T16:24:00Z">
        <w:r w:rsidR="00D84234">
          <w:t xml:space="preserve">comptes </w:t>
        </w:r>
      </w:ins>
      <w:ins w:id="838" w:author="Raymond Jeff (Nter)" w:date="2020-01-09T16:23:00Z">
        <w:r>
          <w:t>(</w:t>
        </w:r>
      </w:ins>
      <w:ins w:id="839" w:author="Raymond Jeff (Nter)" w:date="2020-01-09T16:24:00Z">
        <w:r w:rsidR="00D84234">
          <w:t>utilisateurs ou services) responsables</w:t>
        </w:r>
      </w:ins>
      <w:ins w:id="840" w:author="Raymond Jeff (Nter)" w:date="2020-01-09T16:25:00Z">
        <w:r w:rsidR="00D84234">
          <w:t xml:space="preserve"> de cette administration. </w:t>
        </w:r>
      </w:ins>
    </w:p>
    <w:p w14:paraId="0870E64F" w14:textId="77777777" w:rsidR="0097070D" w:rsidRDefault="00D84234" w:rsidP="00933DAE">
      <w:pPr>
        <w:ind w:left="360"/>
        <w:rPr>
          <w:ins w:id="841" w:author="Raymond Jeff (Nter)" w:date="2020-01-09T16:38:00Z"/>
        </w:rPr>
      </w:pPr>
      <w:ins w:id="842" w:author="Raymond Jeff (Nter)" w:date="2020-01-09T16:25:00Z">
        <w:r>
          <w:t>L’administration peut être réalisée soit</w:t>
        </w:r>
      </w:ins>
      <w:ins w:id="843" w:author="Raymond Jeff (Nter)" w:date="2020-01-09T16:38:00Z">
        <w:r w:rsidR="0097070D">
          <w:t> :</w:t>
        </w:r>
      </w:ins>
    </w:p>
    <w:p w14:paraId="43844E35" w14:textId="77777777" w:rsidR="0097070D" w:rsidRDefault="00D84234">
      <w:pPr>
        <w:pStyle w:val="Paragraphedeliste"/>
        <w:numPr>
          <w:ilvl w:val="0"/>
          <w:numId w:val="46"/>
        </w:numPr>
        <w:rPr>
          <w:ins w:id="844" w:author="Raymond Jeff (Nter)" w:date="2020-01-09T16:38:00Z"/>
        </w:rPr>
        <w:pPrChange w:id="845" w:author="Raymond Jeff (Nter)" w:date="2020-01-09T16:38:00Z">
          <w:pPr>
            <w:ind w:left="360"/>
          </w:pPr>
        </w:pPrChange>
      </w:pPr>
      <w:ins w:id="846" w:author="Raymond Jeff (Nter)" w:date="2020-01-09T16:25:00Z">
        <w:r>
          <w:t xml:space="preserve">manuellement par un </w:t>
        </w:r>
      </w:ins>
      <w:ins w:id="847" w:author="Raymond Jeff (Nter)" w:date="2020-01-09T16:38:00Z">
        <w:r w:rsidR="0097070D">
          <w:t xml:space="preserve">ou des </w:t>
        </w:r>
      </w:ins>
      <w:ins w:id="848" w:author="Raymond Jeff (Nter)" w:date="2020-01-09T16:25:00Z">
        <w:r>
          <w:t>utilisateur</w:t>
        </w:r>
      </w:ins>
      <w:ins w:id="849" w:author="Raymond Jeff (Nter)" w:date="2020-01-09T16:38:00Z">
        <w:r w:rsidR="0097070D">
          <w:t>s (équipe réduite)</w:t>
        </w:r>
      </w:ins>
      <w:ins w:id="850" w:author="Raymond Jeff (Nter)" w:date="2020-01-09T16:25:00Z">
        <w:r>
          <w:t>, par exemple via une console o</w:t>
        </w:r>
      </w:ins>
      <w:ins w:id="851" w:author="Raymond Jeff (Nter)" w:date="2020-01-09T16:26:00Z">
        <w:r>
          <w:t xml:space="preserve">u par ligne de commande, ou </w:t>
        </w:r>
      </w:ins>
    </w:p>
    <w:p w14:paraId="64579DE0" w14:textId="7879A952" w:rsidR="00E60161" w:rsidRDefault="0097070D">
      <w:pPr>
        <w:pStyle w:val="Paragraphedeliste"/>
        <w:numPr>
          <w:ilvl w:val="0"/>
          <w:numId w:val="46"/>
        </w:numPr>
        <w:rPr>
          <w:ins w:id="852" w:author="Raymond Jeff (Nter)" w:date="2020-01-09T16:39:00Z"/>
        </w:rPr>
        <w:pPrChange w:id="853" w:author="Raymond Jeff (Nter)" w:date="2020-01-09T16:38:00Z">
          <w:pPr>
            <w:ind w:left="360"/>
          </w:pPr>
        </w:pPrChange>
      </w:pPr>
      <w:ins w:id="854" w:author="Raymond Jeff (Nter)" w:date="2020-01-09T16:39:00Z">
        <w:r>
          <w:t xml:space="preserve">automatiquement </w:t>
        </w:r>
      </w:ins>
      <w:ins w:id="855" w:author="Raymond Jeff (Nter)" w:date="2020-01-09T16:26:00Z">
        <w:r w:rsidR="00D84234">
          <w:t xml:space="preserve">par un compte de service </w:t>
        </w:r>
      </w:ins>
      <w:ins w:id="856" w:author="Raymond Jeff (Nter)" w:date="2020-01-09T16:27:00Z">
        <w:r w:rsidR="00D84234">
          <w:t>via l’usine logicielle (CD…</w:t>
        </w:r>
        <w:r w:rsidR="00D84234" w:rsidRPr="0097070D">
          <w:rPr>
            <w:i/>
            <w:rPrChange w:id="857" w:author="Raymond Jeff (Nter)" w:date="2020-01-09T16:38:00Z">
              <w:rPr/>
            </w:rPrChange>
          </w:rPr>
          <w:t>Release Management</w:t>
        </w:r>
        <w:r w:rsidR="00D84234">
          <w:t>).</w:t>
        </w:r>
      </w:ins>
    </w:p>
    <w:p w14:paraId="6E619537" w14:textId="77777777" w:rsidR="0097070D" w:rsidRDefault="0097070D">
      <w:pPr>
        <w:pStyle w:val="Paragraphedeliste"/>
        <w:ind w:left="1080"/>
        <w:rPr>
          <w:ins w:id="858" w:author="Raymond Jeff (Nter)" w:date="2020-01-09T16:15:00Z"/>
        </w:rPr>
        <w:pPrChange w:id="859" w:author="Raymond Jeff (Nter)" w:date="2020-01-09T16:39:00Z">
          <w:pPr>
            <w:ind w:left="360"/>
          </w:pPr>
        </w:pPrChange>
      </w:pPr>
    </w:p>
    <w:p w14:paraId="710649E2" w14:textId="4A10A966" w:rsidR="00E60161" w:rsidRDefault="00E60161">
      <w:pPr>
        <w:pStyle w:val="Titre4"/>
        <w:rPr>
          <w:ins w:id="860" w:author="Raymond Jeff (Nter)" w:date="2020-01-09T16:15:00Z"/>
        </w:rPr>
        <w:pPrChange w:id="861" w:author="Raymond Jeff (Nter)" w:date="2020-01-09T16:15:00Z">
          <w:pPr>
            <w:ind w:left="360"/>
          </w:pPr>
        </w:pPrChange>
      </w:pPr>
      <w:ins w:id="862" w:author="Raymond Jeff (Nter)" w:date="2020-01-09T16:15:00Z">
        <w:r>
          <w:t>Considération opérationnelle</w:t>
        </w:r>
      </w:ins>
    </w:p>
    <w:p w14:paraId="745E5913" w14:textId="02BCA94E" w:rsidR="00D84234" w:rsidRDefault="00933DAE" w:rsidP="00933DAE">
      <w:pPr>
        <w:ind w:left="360"/>
        <w:rPr>
          <w:ins w:id="863" w:author="Raymond Jeff (Nter)" w:date="2020-01-09T16:30:00Z"/>
        </w:rPr>
      </w:pPr>
      <w:del w:id="864" w:author="Raymond Jeff (Nter)" w:date="2020-01-09T16:29:00Z">
        <w:r w:rsidRPr="00933DAE" w:rsidDel="00D84234">
          <w:delText>La zone logique de sécurité</w:delText>
        </w:r>
      </w:del>
      <w:del w:id="865" w:author="Raymond Jeff (Nter)" w:date="2020-01-09T16:28:00Z">
        <w:r w:rsidRPr="00933DAE" w:rsidDel="00D84234">
          <w:delText xml:space="preserve"> </w:delText>
        </w:r>
        <w:r w:rsidDel="00D84234">
          <w:delText>(considération opérationnelle</w:delText>
        </w:r>
      </w:del>
      <w:ins w:id="866" w:author="Raymond Jeff (Nter)" w:date="2020-01-09T16:29:00Z">
        <w:r w:rsidR="00D84234">
          <w:t>L</w:t>
        </w:r>
      </w:ins>
      <w:ins w:id="867" w:author="Raymond Jeff (Nter)" w:date="2020-01-09T16:41:00Z">
        <w:r w:rsidR="00155FCF">
          <w:t>a gestion de l</w:t>
        </w:r>
      </w:ins>
      <w:ins w:id="868" w:author="Raymond Jeff (Nter)" w:date="2020-01-09T16:28:00Z">
        <w:r w:rsidR="00D84234">
          <w:t xml:space="preserve">’accès logique par les applicatifs aux namespaces est plutôt </w:t>
        </w:r>
      </w:ins>
      <w:ins w:id="869" w:author="Raymond Jeff (Nter)" w:date="2020-01-09T16:41:00Z">
        <w:r w:rsidR="00155FCF">
          <w:t>adressée</w:t>
        </w:r>
      </w:ins>
      <w:del w:id="870" w:author="Raymond Jeff (Nter)" w:date="2020-01-09T16:28:00Z">
        <w:r w:rsidDel="00D84234">
          <w:delText>)</w:delText>
        </w:r>
      </w:del>
      <w:r>
        <w:t xml:space="preserve"> </w:t>
      </w:r>
      <w:del w:id="871" w:author="Raymond Jeff (Nter)" w:date="2020-01-09T16:29:00Z">
        <w:r w:rsidRPr="00933DAE" w:rsidDel="00D84234">
          <w:delText xml:space="preserve">est </w:delText>
        </w:r>
        <w:r w:rsidDel="00D84234">
          <w:delText xml:space="preserve">adressée </w:delText>
        </w:r>
      </w:del>
      <w:r w:rsidRPr="00E60161">
        <w:rPr>
          <w:u w:val="single"/>
          <w:rPrChange w:id="872" w:author="Raymond Jeff (Nter)" w:date="2020-01-09T16:20:00Z">
            <w:rPr/>
          </w:rPrChange>
        </w:rPr>
        <w:t>via un libellé (tag) sur les pods</w:t>
      </w:r>
      <w:r>
        <w:t xml:space="preserve"> </w:t>
      </w:r>
      <w:r w:rsidR="00DD18FD">
        <w:t xml:space="preserve">déployés dans le namespace </w:t>
      </w:r>
      <w:r>
        <w:t xml:space="preserve">et </w:t>
      </w:r>
      <w:r w:rsidR="00DD18FD">
        <w:t xml:space="preserve">par des </w:t>
      </w:r>
      <w:r>
        <w:t xml:space="preserve">règles </w:t>
      </w:r>
      <w:r w:rsidR="00DD18FD">
        <w:t xml:space="preserve">de sécurité </w:t>
      </w:r>
      <w:r>
        <w:t>de réseau</w:t>
      </w:r>
      <w:r w:rsidR="00DD18FD">
        <w:t xml:space="preserve"> (</w:t>
      </w:r>
      <w:r w:rsidR="00DD18FD" w:rsidRPr="00A261A2">
        <w:rPr>
          <w:i/>
        </w:rPr>
        <w:t>network policies</w:t>
      </w:r>
      <w:r w:rsidR="00DD18FD">
        <w:t>)</w:t>
      </w:r>
      <w:ins w:id="873" w:author="Raymond Jeff (Nter)" w:date="2020-01-09T16:30:00Z">
        <w:r w:rsidR="00D84234">
          <w:t>.</w:t>
        </w:r>
      </w:ins>
    </w:p>
    <w:p w14:paraId="649806A4" w14:textId="116AF233" w:rsidR="00D84234" w:rsidRDefault="00D84234" w:rsidP="00933DAE">
      <w:pPr>
        <w:ind w:left="360"/>
        <w:rPr>
          <w:ins w:id="874" w:author="Raymond Jeff (Nter)" w:date="2020-01-09T16:32:00Z"/>
        </w:rPr>
      </w:pPr>
      <w:ins w:id="875" w:author="Raymond Jeff (Nter)" w:date="2020-01-09T16:30:00Z">
        <w:r>
          <w:t>Un pod est alors asso</w:t>
        </w:r>
      </w:ins>
      <w:ins w:id="876" w:author="Raymond Jeff (Nter)" w:date="2020-01-09T16:31:00Z">
        <w:r>
          <w:t>cié</w:t>
        </w:r>
      </w:ins>
      <w:ins w:id="877" w:author="Raymond Jeff (Nter)" w:date="2020-01-09T16:30:00Z">
        <w:r>
          <w:t xml:space="preserve"> </w:t>
        </w:r>
      </w:ins>
      <w:ins w:id="878" w:author="Raymond Jeff (Nter)" w:date="2020-01-09T16:32:00Z">
        <w:r>
          <w:t xml:space="preserve">obligatoirement </w:t>
        </w:r>
      </w:ins>
      <w:ins w:id="879" w:author="Raymond Jeff (Nter)" w:date="2020-01-09T16:30:00Z">
        <w:r>
          <w:t>à une zone logique de sécurité</w:t>
        </w:r>
      </w:ins>
      <w:ins w:id="880" w:author="Raymond Jeff (Nter)" w:date="2020-01-09T16:31:00Z">
        <w:r>
          <w:t xml:space="preserve"> ainsi qu’à un domaine d’intégration. </w:t>
        </w:r>
      </w:ins>
    </w:p>
    <w:p w14:paraId="144DB43D" w14:textId="77777777" w:rsidR="0097070D" w:rsidRDefault="00D84234" w:rsidP="00933DAE">
      <w:pPr>
        <w:ind w:left="360"/>
        <w:rPr>
          <w:ins w:id="881" w:author="Raymond Jeff (Nter)" w:date="2020-01-09T16:34:00Z"/>
        </w:rPr>
      </w:pPr>
      <w:ins w:id="882" w:author="Raymond Jeff (Nter)" w:date="2020-01-09T16:32:00Z">
        <w:r>
          <w:t xml:space="preserve">Les </w:t>
        </w:r>
      </w:ins>
      <w:ins w:id="883" w:author="Raymond Jeff (Nter)" w:date="2020-01-09T16:31:00Z">
        <w:r>
          <w:t>pod</w:t>
        </w:r>
      </w:ins>
      <w:ins w:id="884" w:author="Raymond Jeff (Nter)" w:date="2020-01-09T16:32:00Z">
        <w:r>
          <w:t>s</w:t>
        </w:r>
      </w:ins>
      <w:ins w:id="885" w:author="Raymond Jeff (Nter)" w:date="2020-01-09T16:31:00Z">
        <w:r>
          <w:t xml:space="preserve"> appartenant à la même zone logique de sécurité </w:t>
        </w:r>
      </w:ins>
      <w:ins w:id="886" w:author="Raymond Jeff (Nter)" w:date="2020-01-09T16:32:00Z">
        <w:r>
          <w:t>peuvent</w:t>
        </w:r>
      </w:ins>
      <w:ins w:id="887" w:author="Raymond Jeff (Nter)" w:date="2020-01-09T16:33:00Z">
        <w:r>
          <w:t xml:space="preserve"> communiquer entre eux sans qu</w:t>
        </w:r>
      </w:ins>
      <w:ins w:id="888" w:author="Raymond Jeff (Nter)" w:date="2020-01-09T16:34:00Z">
        <w:r w:rsidR="0097070D">
          <w:t>e des règles de sécurité réseau ne soient impliquées.</w:t>
        </w:r>
      </w:ins>
    </w:p>
    <w:p w14:paraId="3DCD3D22" w14:textId="77777777" w:rsidR="0097070D" w:rsidRDefault="0097070D" w:rsidP="00933DAE">
      <w:pPr>
        <w:ind w:left="360"/>
        <w:rPr>
          <w:ins w:id="889" w:author="Raymond Jeff (Nter)" w:date="2020-01-09T16:37:00Z"/>
        </w:rPr>
      </w:pPr>
      <w:ins w:id="890" w:author="Raymond Jeff (Nter)" w:date="2020-01-09T16:34:00Z">
        <w:r>
          <w:t xml:space="preserve">Un pod </w:t>
        </w:r>
      </w:ins>
      <w:ins w:id="891" w:author="Raymond Jeff (Nter)" w:date="2020-01-09T16:37:00Z">
        <w:r>
          <w:t xml:space="preserve">A </w:t>
        </w:r>
      </w:ins>
      <w:ins w:id="892" w:author="Raymond Jeff (Nter)" w:date="2020-01-09T16:34:00Z">
        <w:r>
          <w:t>désirant communiquer avec un</w:t>
        </w:r>
      </w:ins>
      <w:ins w:id="893" w:author="Raymond Jeff (Nter)" w:date="2020-01-09T16:35:00Z">
        <w:r>
          <w:t xml:space="preserve"> service externe au cluster de conteneurisation ou encore communiquer avec un pod </w:t>
        </w:r>
      </w:ins>
      <w:ins w:id="894" w:author="Raymond Jeff (Nter)" w:date="2020-01-09T16:37:00Z">
        <w:r>
          <w:t xml:space="preserve">B </w:t>
        </w:r>
      </w:ins>
      <w:ins w:id="895" w:author="Raymond Jeff (Nter)" w:date="2020-01-09T16:35:00Z">
        <w:r>
          <w:t xml:space="preserve">appartenant à une autre zone de sécurité logique doit alors respecter les règles de sécurité de réseau </w:t>
        </w:r>
      </w:ins>
      <w:ins w:id="896" w:author="Raymond Jeff (Nter)" w:date="2020-01-09T16:36:00Z">
        <w:r>
          <w:t>« sortantes »</w:t>
        </w:r>
      </w:ins>
      <w:ins w:id="897" w:author="Raymond Jeff (Nter)" w:date="2020-01-09T16:37:00Z">
        <w:r>
          <w:t xml:space="preserve"> liées à ce pod A.</w:t>
        </w:r>
      </w:ins>
    </w:p>
    <w:p w14:paraId="74C9DE9D" w14:textId="05AF25AF" w:rsidR="00933DAE" w:rsidRDefault="00D84234" w:rsidP="00933DAE">
      <w:pPr>
        <w:ind w:left="360"/>
        <w:rPr>
          <w:ins w:id="898" w:author="Raymond Jeff (Nter)" w:date="2020-01-09T11:20:00Z"/>
        </w:rPr>
      </w:pPr>
      <w:ins w:id="899" w:author="Raymond Jeff (Nter)" w:date="2020-01-09T16:31:00Z">
        <w:r>
          <w:t>et au m</w:t>
        </w:r>
      </w:ins>
      <w:ins w:id="900" w:author="Raymond Jeff (Nter)" w:date="2020-01-09T16:32:00Z">
        <w:r>
          <w:t>ême domaine d’</w:t>
        </w:r>
      </w:ins>
      <w:del w:id="901" w:author="Raymond Jeff (Nter)" w:date="2020-01-09T16:30:00Z">
        <w:r w:rsidR="00DD18FD" w:rsidDel="00D84234">
          <w:delText xml:space="preserve"> </w:delText>
        </w:r>
      </w:del>
      <w:r w:rsidR="00DD18FD">
        <w:t>qui lui sont associée.  Ces règles sont différentes des règles administratives</w:t>
      </w:r>
      <w:ins w:id="902" w:author="Raymond Jeff (Nter)" w:date="2020-01-09T16:19:00Z">
        <w:r w:rsidR="00E60161">
          <w:t>.</w:t>
        </w:r>
      </w:ins>
      <w:r w:rsidR="00DD18FD">
        <w:t xml:space="preserve"> </w:t>
      </w:r>
      <w:moveFromRangeStart w:id="903" w:author="Raymond Jeff (Nter)" w:date="2020-01-09T16:20:00Z" w:name="move29479239"/>
      <w:moveFrom w:id="904" w:author="Raymond Jeff (Nter)" w:date="2020-01-09T16:20:00Z">
        <w:r w:rsidR="00DD18FD" w:rsidDel="00E60161">
          <w:t>qui peuvent être appliquées sur les namespace</w:t>
        </w:r>
        <w:r w:rsidR="00A261A2" w:rsidDel="00E60161">
          <w:t>s</w:t>
        </w:r>
        <w:r w:rsidR="00DD18FD" w:rsidDel="00E60161">
          <w:t xml:space="preserve"> (RBAC) à la fois pour la création même du namespace mais aussi pour les autorisations d’accès à ces namespace permettant le déploiement des pods dans les namespaces.  Ainsi, les règles administratives sont gérés au niveau du namespace et les règles opérationnelles sont gérées au niveau des pods.</w:t>
        </w:r>
      </w:moveFrom>
      <w:moveFromRangeEnd w:id="903"/>
    </w:p>
    <w:p w14:paraId="44B37955" w14:textId="77777777" w:rsidR="005067E1" w:rsidRDefault="005067E1" w:rsidP="00933DAE">
      <w:pPr>
        <w:ind w:left="360"/>
        <w:rPr>
          <w:ins w:id="905" w:author="Raymond Jeff (Nter)" w:date="2020-01-09T11:20:00Z"/>
        </w:rPr>
      </w:pPr>
    </w:p>
    <w:p w14:paraId="5F8E3836" w14:textId="77777777" w:rsidR="005067E1" w:rsidRDefault="005067E1" w:rsidP="00933DAE">
      <w:pPr>
        <w:ind w:left="360"/>
        <w:rPr>
          <w:ins w:id="906" w:author="Raymond Jeff (Nter)" w:date="2020-01-09T11:20:00Z"/>
        </w:rPr>
      </w:pPr>
    </w:p>
    <w:p w14:paraId="6E0F49D4" w14:textId="77777777" w:rsidR="005067E1" w:rsidRDefault="005067E1" w:rsidP="00933DAE">
      <w:pPr>
        <w:ind w:left="360"/>
        <w:rPr>
          <w:ins w:id="907" w:author="Raymond Jeff (Nter)" w:date="2020-01-09T11:20:00Z"/>
        </w:rPr>
      </w:pPr>
    </w:p>
    <w:p w14:paraId="59F45972" w14:textId="638657C1" w:rsidR="005067E1" w:rsidRDefault="005067E1" w:rsidP="00933DAE">
      <w:pPr>
        <w:ind w:left="360"/>
        <w:rPr>
          <w:ins w:id="908" w:author="Raymond Jeff (Nter)" w:date="2020-01-09T11:21:00Z"/>
        </w:rPr>
      </w:pPr>
      <w:ins w:id="909" w:author="Raymond Jeff (Nter)" w:date="2020-01-09T11:20:00Z">
        <w:r>
          <w:t>Securité</w:t>
        </w:r>
      </w:ins>
    </w:p>
    <w:p w14:paraId="5B903E87" w14:textId="105FAE70" w:rsidR="005067E1" w:rsidRDefault="005067E1" w:rsidP="00933DAE">
      <w:pPr>
        <w:ind w:left="360"/>
        <w:rPr>
          <w:ins w:id="910" w:author="Raymond Jeff (Nter)" w:date="2020-01-09T11:23:00Z"/>
        </w:rPr>
      </w:pPr>
      <w:ins w:id="911" w:author="Raymond Jeff (Nter)" w:date="2020-01-09T11:21:00Z">
        <w:r>
          <w:t xml:space="preserve">Contrôle souhaité : les pods doivent avoir leur Tag. Un pod qui n’a pas de tag ne pourrait théoriquement pas </w:t>
        </w:r>
      </w:ins>
      <w:ins w:id="912" w:author="Raymond Jeff (Nter)" w:date="2020-01-09T11:22:00Z">
        <w:r>
          <w:t>« parler » à d’autres pods.</w:t>
        </w:r>
      </w:ins>
    </w:p>
    <w:p w14:paraId="41B3C712" w14:textId="518DA8C9" w:rsidR="005067E1" w:rsidRDefault="005067E1" w:rsidP="00933DAE">
      <w:pPr>
        <w:ind w:left="360"/>
        <w:rPr>
          <w:ins w:id="913" w:author="Raymond Jeff (Nter)" w:date="2020-01-09T11:23:00Z"/>
        </w:rPr>
      </w:pPr>
      <w:ins w:id="914" w:author="Raymond Jeff (Nter)" w:date="2020-01-09T11:23:00Z">
        <w:r>
          <w:lastRenderedPageBreak/>
          <w:t>Voir applicabilité de la network policy vs domaine d’intégration vs namespace.</w:t>
        </w:r>
      </w:ins>
    </w:p>
    <w:p w14:paraId="144260F1" w14:textId="4290F971" w:rsidR="005067E1" w:rsidRDefault="005067E1" w:rsidP="00933DAE">
      <w:pPr>
        <w:ind w:left="360"/>
        <w:rPr>
          <w:ins w:id="915" w:author="Raymond Jeff (Nter)" w:date="2020-01-09T11:25:00Z"/>
        </w:rPr>
      </w:pPr>
      <w:ins w:id="916" w:author="Raymond Jeff (Nter)" w:date="2020-01-09T11:24:00Z">
        <w:r>
          <w:t>Équipe réduite ou usine logicielle à définir les network policies lors du déploiement des pods.</w:t>
        </w:r>
      </w:ins>
    </w:p>
    <w:p w14:paraId="4EBE3665" w14:textId="77777777" w:rsidR="005067E1" w:rsidRDefault="005067E1" w:rsidP="00933DAE">
      <w:pPr>
        <w:ind w:left="360"/>
        <w:rPr>
          <w:ins w:id="917" w:author="Raymond Jeff (Nter)" w:date="2020-01-09T11:20:00Z"/>
        </w:rPr>
      </w:pPr>
    </w:p>
    <w:p w14:paraId="5FDAAF5C" w14:textId="77777777" w:rsidR="005067E1" w:rsidRPr="00933DAE" w:rsidRDefault="005067E1" w:rsidP="00933DAE">
      <w:pPr>
        <w:ind w:left="360"/>
      </w:pPr>
    </w:p>
    <w:p w14:paraId="5E14C95C" w14:textId="1E3929DD" w:rsidR="004F22D0" w:rsidRPr="00DD18FD" w:rsidRDefault="001A7C20" w:rsidP="004F22D0">
      <w:r>
        <w:rPr>
          <w:rFonts w:ascii="Calibri" w:hAnsi="Calibri" w:cs="Calibri"/>
          <w:noProof/>
          <w:color w:val="000000"/>
          <w:lang w:eastAsia="fr-CA"/>
        </w:rPr>
        <w:drawing>
          <wp:inline distT="0" distB="0" distL="0" distR="0" wp14:anchorId="27F5D551" wp14:editId="4A1677CA">
            <wp:extent cx="7368639" cy="3832134"/>
            <wp:effectExtent l="0" t="0" r="3810" b="0"/>
            <wp:docPr id="6" name="Image 6" descr="Isolation-provided-by-layer-of-Kubernetessy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lation-provided-by-layer-of-Kubernetessyj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76232" cy="3836083"/>
                    </a:xfrm>
                    <a:prstGeom prst="rect">
                      <a:avLst/>
                    </a:prstGeom>
                    <a:noFill/>
                    <a:ln>
                      <a:noFill/>
                    </a:ln>
                  </pic:spPr>
                </pic:pic>
              </a:graphicData>
            </a:graphic>
          </wp:inline>
        </w:drawing>
      </w:r>
      <w:r w:rsidR="004F22D0" w:rsidRPr="00DD18FD">
        <w:br w:type="page"/>
      </w:r>
    </w:p>
    <w:p w14:paraId="5E7DBD3D" w14:textId="77777777" w:rsidR="004F22D0" w:rsidRPr="00DD18FD" w:rsidRDefault="004F22D0" w:rsidP="004F22D0">
      <w:pPr>
        <w:rPr>
          <w:rFonts w:asciiTheme="majorHAnsi" w:eastAsiaTheme="majorEastAsia" w:hAnsiTheme="majorHAnsi"/>
          <w:color w:val="2E74B5" w:themeColor="accent1" w:themeShade="BF"/>
          <w:sz w:val="32"/>
        </w:rPr>
      </w:pPr>
    </w:p>
    <w:p w14:paraId="4331F687" w14:textId="77777777" w:rsidR="004F22D0" w:rsidRDefault="004F22D0" w:rsidP="004F22D0">
      <w:pPr>
        <w:pStyle w:val="Titre2"/>
      </w:pPr>
      <w:bookmarkStart w:id="918" w:name="_Toc27694627"/>
      <w:r>
        <w:t>Patrons d’intégration concrets - Openshift</w:t>
      </w:r>
      <w:bookmarkEnd w:id="918"/>
    </w:p>
    <w:p w14:paraId="6ECB8011" w14:textId="77777777" w:rsidR="004F22D0" w:rsidRPr="001A1992" w:rsidRDefault="004F22D0" w:rsidP="004F22D0"/>
    <w:p w14:paraId="0FFD0304" w14:textId="77777777" w:rsidR="004F22D0" w:rsidRPr="00773AF7" w:rsidRDefault="004F22D0" w:rsidP="004F22D0">
      <w:r>
        <w:rPr>
          <w:noProof/>
          <w:lang w:eastAsia="fr-CA"/>
        </w:rPr>
        <w:drawing>
          <wp:inline distT="0" distB="0" distL="0" distR="0" wp14:anchorId="008C8E1D" wp14:editId="2B34A0BD">
            <wp:extent cx="8708409" cy="5638538"/>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711614" cy="5640613"/>
                    </a:xfrm>
                    <a:prstGeom prst="rect">
                      <a:avLst/>
                    </a:prstGeom>
                  </pic:spPr>
                </pic:pic>
              </a:graphicData>
            </a:graphic>
          </wp:inline>
        </w:drawing>
      </w:r>
    </w:p>
    <w:p w14:paraId="78696739" w14:textId="77777777" w:rsidR="004F22D0" w:rsidRDefault="004F22D0" w:rsidP="004F22D0">
      <w:pPr>
        <w:rPr>
          <w:lang w:eastAsia="fr-CA"/>
        </w:rPr>
      </w:pPr>
    </w:p>
    <w:p w14:paraId="7EA9ED70" w14:textId="77777777" w:rsidR="004F22D0" w:rsidRDefault="004F22D0" w:rsidP="004F22D0">
      <w:pPr>
        <w:rPr>
          <w:lang w:eastAsia="fr-CA"/>
        </w:rPr>
      </w:pPr>
      <w:r>
        <w:rPr>
          <w:lang w:eastAsia="fr-CA"/>
        </w:rPr>
        <w:t>Notes :</w:t>
      </w:r>
    </w:p>
    <w:p w14:paraId="5806EC14" w14:textId="77777777" w:rsidR="004F22D0" w:rsidRPr="00B04B2C" w:rsidRDefault="004F22D0" w:rsidP="004F22D0">
      <w:pPr>
        <w:pStyle w:val="Paragraphedeliste"/>
        <w:numPr>
          <w:ilvl w:val="0"/>
          <w:numId w:val="14"/>
        </w:numPr>
      </w:pPr>
      <w:r w:rsidRPr="00B04B2C">
        <w:rPr>
          <w:rFonts w:ascii="Calibri" w:eastAsia="Times New Roman" w:hAnsi="Calibri" w:cs="Calibri"/>
          <w:lang w:eastAsia="fr-CA"/>
        </w:rPr>
        <w:t>Une zone sécurité logique est égale à un tag Kubernetes (catégorie).</w:t>
      </w:r>
    </w:p>
    <w:p w14:paraId="1C9BA7FD" w14:textId="77777777" w:rsidR="004F22D0" w:rsidRPr="00B04B2C" w:rsidRDefault="004F22D0" w:rsidP="004F22D0">
      <w:pPr>
        <w:pStyle w:val="Paragraphedeliste"/>
        <w:numPr>
          <w:ilvl w:val="1"/>
          <w:numId w:val="14"/>
        </w:numPr>
        <w:rPr>
          <w:color w:val="FF0000"/>
        </w:rPr>
      </w:pPr>
      <w:r w:rsidRPr="00B04B2C">
        <w:rPr>
          <w:rFonts w:ascii="Calibri" w:eastAsia="Times New Roman" w:hAnsi="Calibri" w:cs="Calibri"/>
          <w:color w:val="FF0000"/>
          <w:lang w:eastAsia="fr-CA"/>
        </w:rPr>
        <w:t>A valider si un système a une relation de 1 à 1 avec un tag, ou si c'est 1 à n. (voir page To Do) </w:t>
      </w:r>
    </w:p>
    <w:p w14:paraId="1A885DE5" w14:textId="77777777" w:rsidR="004F22D0" w:rsidRPr="00B04B2C" w:rsidRDefault="004F22D0" w:rsidP="004F22D0">
      <w:pPr>
        <w:pStyle w:val="Paragraphedeliste"/>
        <w:numPr>
          <w:ilvl w:val="2"/>
          <w:numId w:val="14"/>
        </w:numPr>
        <w:rPr>
          <w:color w:val="FF0000"/>
        </w:rPr>
      </w:pPr>
      <w:r w:rsidRPr="00B04B2C">
        <w:rPr>
          <w:rFonts w:ascii="Calibri" w:eastAsia="Times New Roman" w:hAnsi="Calibri" w:cs="Calibri"/>
          <w:color w:val="FF0000"/>
          <w:lang w:eastAsia="fr-CA"/>
        </w:rPr>
        <w:t>1 système : relation 1-1 avec un tag (selon PH) </w:t>
      </w:r>
    </w:p>
    <w:p w14:paraId="7C86CA84" w14:textId="77777777" w:rsidR="004F22D0" w:rsidRPr="001731E8" w:rsidRDefault="004F22D0" w:rsidP="004F22D0">
      <w:pPr>
        <w:pStyle w:val="Paragraphedeliste"/>
        <w:numPr>
          <w:ilvl w:val="2"/>
          <w:numId w:val="14"/>
        </w:numPr>
        <w:rPr>
          <w:color w:val="FF0000"/>
        </w:rPr>
      </w:pPr>
      <w:r w:rsidRPr="00B04B2C">
        <w:rPr>
          <w:rFonts w:ascii="Calibri" w:eastAsia="Times New Roman" w:hAnsi="Calibri" w:cs="Calibri"/>
          <w:color w:val="FF0000"/>
          <w:lang w:eastAsia="fr-CA"/>
        </w:rPr>
        <w:t>1 système : relation 1-n avec un tag (selon JC) </w:t>
      </w:r>
    </w:p>
    <w:p w14:paraId="5A143039" w14:textId="77777777" w:rsidR="004F22D0" w:rsidRPr="00FC01A6" w:rsidRDefault="004F22D0" w:rsidP="004F22D0">
      <w:pPr>
        <w:pStyle w:val="Paragraphedeliste"/>
        <w:ind w:left="2160"/>
        <w:rPr>
          <w:color w:val="FF0000"/>
        </w:rPr>
      </w:pPr>
    </w:p>
    <w:p w14:paraId="538AE7BA" w14:textId="77777777" w:rsidR="004F22D0" w:rsidRPr="001E5946" w:rsidRDefault="004F22D0" w:rsidP="004F22D0">
      <w:pPr>
        <w:pStyle w:val="Paragraphedeliste"/>
        <w:numPr>
          <w:ilvl w:val="0"/>
          <w:numId w:val="14"/>
        </w:numPr>
        <w:spacing w:after="0" w:line="240" w:lineRule="auto"/>
        <w:textAlignment w:val="baseline"/>
        <w:rPr>
          <w:rFonts w:ascii="Calibri" w:eastAsia="Times New Roman" w:hAnsi="Calibri" w:cs="Calibri"/>
          <w:shd w:val="clear" w:color="auto" w:fill="FFFFFF"/>
          <w:lang w:eastAsia="fr-CA"/>
        </w:rPr>
      </w:pPr>
      <w:r w:rsidRPr="001E5946">
        <w:rPr>
          <w:rFonts w:ascii="Calibri" w:eastAsia="Times New Roman" w:hAnsi="Calibri" w:cs="Calibri"/>
          <w:shd w:val="clear" w:color="auto" w:fill="FFFFFF"/>
          <w:lang w:eastAsia="fr-CA"/>
        </w:rPr>
        <w:t xml:space="preserve">Une zone de sécurité </w:t>
      </w:r>
      <w:r>
        <w:rPr>
          <w:rFonts w:ascii="Calibri" w:eastAsia="Times New Roman" w:hAnsi="Calibri" w:cs="Calibri"/>
          <w:shd w:val="clear" w:color="auto" w:fill="FFFFFF"/>
          <w:lang w:eastAsia="fr-CA"/>
        </w:rPr>
        <w:t xml:space="preserve">physique </w:t>
      </w:r>
      <w:r w:rsidRPr="001E5946">
        <w:rPr>
          <w:rFonts w:ascii="Calibri" w:eastAsia="Times New Roman" w:hAnsi="Calibri" w:cs="Calibri"/>
          <w:shd w:val="clear" w:color="auto" w:fill="FFFFFF"/>
          <w:lang w:eastAsia="fr-CA"/>
        </w:rPr>
        <w:t>n'est pas égale à un VLAN </w:t>
      </w:r>
    </w:p>
    <w:p w14:paraId="12E8AF6D" w14:textId="77777777" w:rsidR="004F22D0" w:rsidRDefault="004F22D0" w:rsidP="004F22D0">
      <w:pPr>
        <w:pStyle w:val="Paragraphedeliste"/>
        <w:numPr>
          <w:ilvl w:val="0"/>
          <w:numId w:val="14"/>
        </w:numPr>
        <w:spacing w:after="0" w:line="240" w:lineRule="auto"/>
        <w:textAlignment w:val="baseline"/>
        <w:rPr>
          <w:rFonts w:ascii="Calibri" w:eastAsia="Times New Roman" w:hAnsi="Calibri" w:cs="Calibri"/>
          <w:lang w:eastAsia="fr-CA"/>
        </w:rPr>
      </w:pPr>
      <w:r w:rsidRPr="001E5946">
        <w:rPr>
          <w:rFonts w:ascii="Calibri" w:eastAsia="Times New Roman" w:hAnsi="Calibri" w:cs="Calibri"/>
          <w:shd w:val="clear" w:color="auto" w:fill="FFFFFF"/>
          <w:lang w:eastAsia="fr-CA"/>
        </w:rPr>
        <w:t>U</w:t>
      </w:r>
      <w:r>
        <w:rPr>
          <w:rFonts w:ascii="Calibri" w:eastAsia="Times New Roman" w:hAnsi="Calibri" w:cs="Calibri"/>
          <w:lang w:eastAsia="fr-CA"/>
        </w:rPr>
        <w:t xml:space="preserve">ne zone de </w:t>
      </w:r>
      <w:r w:rsidRPr="00574A45">
        <w:rPr>
          <w:rFonts w:ascii="Calibri" w:eastAsia="Times New Roman" w:hAnsi="Calibri" w:cs="Calibri"/>
          <w:lang w:eastAsia="fr-CA"/>
        </w:rPr>
        <w:t xml:space="preserve">sécurité </w:t>
      </w:r>
      <w:r>
        <w:rPr>
          <w:rFonts w:ascii="Calibri" w:eastAsia="Times New Roman" w:hAnsi="Calibri" w:cs="Calibri"/>
          <w:shd w:val="clear" w:color="auto" w:fill="FFFFFF"/>
          <w:lang w:eastAsia="fr-CA"/>
        </w:rPr>
        <w:t xml:space="preserve">physique </w:t>
      </w:r>
      <w:r w:rsidRPr="00574A45">
        <w:rPr>
          <w:rFonts w:ascii="Calibri" w:eastAsia="Times New Roman" w:hAnsi="Calibri" w:cs="Calibri"/>
          <w:lang w:eastAsia="fr-CA"/>
        </w:rPr>
        <w:t>n</w:t>
      </w:r>
      <w:r w:rsidRPr="00405619">
        <w:rPr>
          <w:rFonts w:ascii="Calibri" w:eastAsia="Times New Roman" w:hAnsi="Calibri" w:cs="Calibri"/>
          <w:lang w:eastAsia="fr-CA"/>
        </w:rPr>
        <w:t>'</w:t>
      </w:r>
      <w:r w:rsidRPr="00574A45">
        <w:rPr>
          <w:rFonts w:ascii="Calibri" w:eastAsia="Times New Roman" w:hAnsi="Calibri" w:cs="Calibri"/>
          <w:lang w:eastAsia="fr-CA"/>
        </w:rPr>
        <w:t>est pas égale à un Subnet</w:t>
      </w:r>
    </w:p>
    <w:p w14:paraId="039EAECF" w14:textId="77777777" w:rsidR="004F22D0" w:rsidRDefault="004F22D0" w:rsidP="004F22D0">
      <w:pPr>
        <w:spacing w:after="0"/>
      </w:pPr>
    </w:p>
    <w:p w14:paraId="79A4F63D" w14:textId="77777777" w:rsidR="004F22D0" w:rsidRDefault="004F22D0" w:rsidP="004F22D0">
      <w:pPr>
        <w:spacing w:after="0"/>
      </w:pPr>
    </w:p>
    <w:p w14:paraId="48878775" w14:textId="77777777" w:rsidR="004F22D0" w:rsidRDefault="004F22D0" w:rsidP="004F22D0">
      <w:r>
        <w:br w:type="page"/>
      </w:r>
    </w:p>
    <w:p w14:paraId="126472BE" w14:textId="77777777" w:rsidR="004F22D0" w:rsidRDefault="004F22D0" w:rsidP="004F22D0">
      <w:pPr>
        <w:spacing w:after="0"/>
      </w:pPr>
      <w:r>
        <w:rPr>
          <w:noProof/>
          <w:lang w:eastAsia="fr-CA"/>
        </w:rPr>
        <w:lastRenderedPageBreak/>
        <w:drawing>
          <wp:inline distT="0" distB="0" distL="0" distR="0" wp14:anchorId="1D0740F7" wp14:editId="3A53FB97">
            <wp:extent cx="10743565" cy="6858000"/>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743565" cy="6858000"/>
                    </a:xfrm>
                    <a:prstGeom prst="rect">
                      <a:avLst/>
                    </a:prstGeom>
                  </pic:spPr>
                </pic:pic>
              </a:graphicData>
            </a:graphic>
          </wp:inline>
        </w:drawing>
      </w:r>
    </w:p>
    <w:p w14:paraId="32929155" w14:textId="77777777" w:rsidR="004F22D0" w:rsidRDefault="004F22D0" w:rsidP="004F22D0">
      <w:pPr>
        <w:spacing w:after="0"/>
      </w:pPr>
      <w:r>
        <w:rPr>
          <w:noProof/>
          <w:lang w:eastAsia="fr-CA"/>
        </w:rPr>
        <w:lastRenderedPageBreak/>
        <w:drawing>
          <wp:inline distT="0" distB="0" distL="0" distR="0" wp14:anchorId="42E7A65C" wp14:editId="4BE5F921">
            <wp:extent cx="6262577" cy="4787722"/>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1305" cy="4794395"/>
                    </a:xfrm>
                    <a:prstGeom prst="rect">
                      <a:avLst/>
                    </a:prstGeom>
                  </pic:spPr>
                </pic:pic>
              </a:graphicData>
            </a:graphic>
          </wp:inline>
        </w:drawing>
      </w:r>
    </w:p>
    <w:p w14:paraId="3BDE2719" w14:textId="77777777" w:rsidR="004F22D0" w:rsidRDefault="004F22D0" w:rsidP="004F22D0">
      <w:pPr>
        <w:spacing w:after="0"/>
      </w:pPr>
    </w:p>
    <w:p w14:paraId="548EACEB" w14:textId="77777777" w:rsidR="004F22D0" w:rsidRDefault="004F22D0" w:rsidP="004F22D0">
      <w:r>
        <w:br w:type="page"/>
      </w:r>
    </w:p>
    <w:p w14:paraId="58F83171" w14:textId="77777777" w:rsidR="004F22D0" w:rsidRPr="00405619" w:rsidRDefault="004F22D0" w:rsidP="004F22D0">
      <w:pPr>
        <w:pStyle w:val="Titre2"/>
        <w:rPr>
          <w:rFonts w:eastAsia="Times New Roman"/>
          <w:lang w:val="en-CA" w:eastAsia="fr-CA"/>
        </w:rPr>
      </w:pPr>
      <w:bookmarkStart w:id="919" w:name="_Toc27694628"/>
      <w:r w:rsidRPr="00405619">
        <w:rPr>
          <w:rFonts w:eastAsia="Times New Roman"/>
          <w:lang w:val="en-CA" w:eastAsia="fr-CA"/>
        </w:rPr>
        <w:lastRenderedPageBreak/>
        <w:t>API Gateway</w:t>
      </w:r>
      <w:bookmarkEnd w:id="919"/>
      <w:r w:rsidRPr="00405619">
        <w:rPr>
          <w:rFonts w:eastAsia="Times New Roman"/>
          <w:lang w:val="en-CA" w:eastAsia="fr-CA"/>
        </w:rPr>
        <w:t> </w:t>
      </w:r>
    </w:p>
    <w:p w14:paraId="448D9896" w14:textId="77777777" w:rsidR="004F22D0" w:rsidRPr="00405619" w:rsidRDefault="004F22D0" w:rsidP="004F22D0">
      <w:pPr>
        <w:spacing w:after="0"/>
        <w:rPr>
          <w:lang w:val="en-CA"/>
        </w:rPr>
      </w:pPr>
    </w:p>
    <w:p w14:paraId="072398D9" w14:textId="77777777" w:rsidR="004F22D0" w:rsidRPr="00405619" w:rsidRDefault="004F22D0" w:rsidP="004F22D0">
      <w:pPr>
        <w:spacing w:after="0"/>
        <w:rPr>
          <w:lang w:val="en-CA"/>
        </w:rPr>
      </w:pPr>
      <w:r w:rsidRPr="00405619">
        <w:rPr>
          <w:lang w:val="en-CA"/>
        </w:rPr>
        <w:t>Termes « API Gateway » :</w:t>
      </w:r>
    </w:p>
    <w:p w14:paraId="7BAB74F3" w14:textId="77777777" w:rsidR="004F22D0" w:rsidRDefault="004F22D0" w:rsidP="004F22D0">
      <w:pPr>
        <w:pStyle w:val="Paragraphedeliste"/>
        <w:numPr>
          <w:ilvl w:val="0"/>
          <w:numId w:val="29"/>
        </w:numPr>
        <w:spacing w:after="0"/>
      </w:pPr>
      <w:r>
        <w:t xml:space="preserve">Le patron de conception : </w:t>
      </w:r>
    </w:p>
    <w:p w14:paraId="7BB29059" w14:textId="77777777" w:rsidR="004F22D0" w:rsidRDefault="00883552" w:rsidP="004F22D0">
      <w:pPr>
        <w:pStyle w:val="Paragraphedeliste"/>
        <w:numPr>
          <w:ilvl w:val="1"/>
          <w:numId w:val="29"/>
        </w:numPr>
        <w:spacing w:after="0"/>
      </w:pPr>
      <w:hyperlink r:id="rId45" w:anchor="what-is-the-api-gateway-pattern" w:tgtFrame="_blank" w:history="1">
        <w:r w:rsidR="004F22D0" w:rsidRPr="00405619">
          <w:rPr>
            <w:rStyle w:val="Lienhypertexte"/>
          </w:rPr>
          <w:t>https://docs.microsoft.com/en-us/dotnet/architecture/microservices/architect-microservice-container-applications/direct-client-to-microservice-communication-versus-the-api-gateway-pattern#what-is-the-api-gateway-pattern</w:t>
        </w:r>
      </w:hyperlink>
    </w:p>
    <w:p w14:paraId="0C58B320" w14:textId="77777777" w:rsidR="004F22D0" w:rsidRDefault="004F22D0" w:rsidP="004F22D0">
      <w:pPr>
        <w:pStyle w:val="Paragraphedeliste"/>
        <w:numPr>
          <w:ilvl w:val="0"/>
          <w:numId w:val="29"/>
        </w:numPr>
        <w:spacing w:after="0"/>
      </w:pPr>
      <w:r>
        <w:t xml:space="preserve">Le produit acquis : </w:t>
      </w:r>
    </w:p>
    <w:p w14:paraId="41DC91CA" w14:textId="77777777" w:rsidR="004F22D0" w:rsidRDefault="004F22D0" w:rsidP="004F22D0">
      <w:pPr>
        <w:pStyle w:val="Paragraphedeliste"/>
        <w:numPr>
          <w:ilvl w:val="1"/>
          <w:numId w:val="29"/>
        </w:numPr>
        <w:spacing w:after="0"/>
      </w:pPr>
      <w:r>
        <w:t>NGINX Plus, Ambassador, Kong, 3Scale, haProxy, etc.</w:t>
      </w:r>
    </w:p>
    <w:p w14:paraId="45D1D0F1" w14:textId="77777777" w:rsidR="004F22D0" w:rsidRDefault="004F22D0" w:rsidP="004F22D0">
      <w:pPr>
        <w:pStyle w:val="Paragraphedeliste"/>
        <w:numPr>
          <w:ilvl w:val="0"/>
          <w:numId w:val="29"/>
        </w:numPr>
        <w:spacing w:after="0"/>
      </w:pPr>
      <w:r>
        <w:t>Le produit développé :</w:t>
      </w:r>
    </w:p>
    <w:p w14:paraId="1D49903C" w14:textId="77777777" w:rsidR="004F22D0" w:rsidRDefault="004F22D0" w:rsidP="004F22D0">
      <w:pPr>
        <w:pStyle w:val="Paragraphedeliste"/>
        <w:numPr>
          <w:ilvl w:val="1"/>
          <w:numId w:val="29"/>
        </w:numPr>
        <w:spacing w:after="0"/>
      </w:pPr>
      <w:r>
        <w:t>Zuul, Ocelot, Spring Cloud Gateway</w:t>
      </w:r>
    </w:p>
    <w:p w14:paraId="2A2F09BE" w14:textId="77777777" w:rsidR="004F22D0" w:rsidRDefault="004F22D0" w:rsidP="004F22D0">
      <w:pPr>
        <w:spacing w:after="0"/>
      </w:pPr>
    </w:p>
    <w:p w14:paraId="69957D7C" w14:textId="77777777" w:rsidR="004F22D0" w:rsidRDefault="004F22D0" w:rsidP="004F22D0">
      <w:pPr>
        <w:spacing w:after="0"/>
      </w:pPr>
    </w:p>
    <w:p w14:paraId="26FBF87B" w14:textId="77777777" w:rsidR="004F22D0" w:rsidRPr="00D53124" w:rsidRDefault="004F22D0" w:rsidP="004F22D0">
      <w:pPr>
        <w:spacing w:after="0"/>
        <w:rPr>
          <w:sz w:val="20"/>
        </w:rPr>
      </w:pPr>
      <w:r w:rsidRPr="00D53124">
        <w:rPr>
          <w:sz w:val="20"/>
        </w:rPr>
        <w:t>Quelles seront les responsabilités/capacités déléguées à l’API Gateway</w:t>
      </w:r>
      <w:r>
        <w:rPr>
          <w:sz w:val="20"/>
        </w:rPr>
        <w:t xml:space="preserve"> (produit acquis)</w:t>
      </w:r>
      <w:r w:rsidRPr="00D53124">
        <w:rPr>
          <w:sz w:val="20"/>
        </w:rPr>
        <w:t> ?</w:t>
      </w:r>
    </w:p>
    <w:p w14:paraId="2B7858E2" w14:textId="77777777" w:rsidR="004F22D0" w:rsidRPr="00D53124" w:rsidRDefault="004F22D0" w:rsidP="004F22D0">
      <w:pPr>
        <w:spacing w:after="0"/>
        <w:rPr>
          <w:sz w:val="20"/>
        </w:rPr>
      </w:pPr>
    </w:p>
    <w:p w14:paraId="42F6938B" w14:textId="77777777" w:rsidR="004F22D0" w:rsidRPr="00D53124" w:rsidRDefault="004F22D0" w:rsidP="004F22D0">
      <w:pPr>
        <w:pStyle w:val="Paragraphedeliste"/>
        <w:numPr>
          <w:ilvl w:val="0"/>
          <w:numId w:val="27"/>
        </w:numPr>
        <w:spacing w:after="0"/>
        <w:rPr>
          <w:sz w:val="20"/>
        </w:rPr>
      </w:pPr>
      <w:r w:rsidRPr="00D53124">
        <w:rPr>
          <w:sz w:val="20"/>
        </w:rPr>
        <w:t>Routage, filtrage</w:t>
      </w:r>
    </w:p>
    <w:p w14:paraId="0887133E" w14:textId="77777777" w:rsidR="004F22D0" w:rsidRPr="00D53124" w:rsidRDefault="004F22D0" w:rsidP="004F22D0">
      <w:pPr>
        <w:pStyle w:val="Paragraphedeliste"/>
        <w:numPr>
          <w:ilvl w:val="0"/>
          <w:numId w:val="27"/>
        </w:numPr>
        <w:spacing w:after="0"/>
        <w:rPr>
          <w:sz w:val="20"/>
        </w:rPr>
      </w:pPr>
      <w:r w:rsidRPr="00D53124">
        <w:rPr>
          <w:sz w:val="20"/>
        </w:rPr>
        <w:t>Authentification et autorisation réseau (sécurité IP, publique vs privée, network policies vs tags, zone logique, zone intégration)</w:t>
      </w:r>
    </w:p>
    <w:p w14:paraId="40F9D989" w14:textId="77777777" w:rsidR="004F22D0" w:rsidRPr="00D53124" w:rsidRDefault="004F22D0" w:rsidP="004F22D0">
      <w:pPr>
        <w:pStyle w:val="Paragraphedeliste"/>
        <w:numPr>
          <w:ilvl w:val="1"/>
          <w:numId w:val="27"/>
        </w:numPr>
        <w:spacing w:after="0"/>
        <w:rPr>
          <w:sz w:val="20"/>
        </w:rPr>
      </w:pPr>
      <w:r w:rsidRPr="00D53124">
        <w:rPr>
          <w:sz w:val="20"/>
        </w:rPr>
        <w:t xml:space="preserve">Ex. URL X ne peut parler à URL Y, </w:t>
      </w:r>
    </w:p>
    <w:p w14:paraId="4C1B3675" w14:textId="77777777" w:rsidR="004F22D0" w:rsidRPr="00D53124" w:rsidRDefault="004F22D0" w:rsidP="004F22D0">
      <w:pPr>
        <w:pStyle w:val="Paragraphedeliste"/>
        <w:numPr>
          <w:ilvl w:val="0"/>
          <w:numId w:val="27"/>
        </w:numPr>
        <w:spacing w:after="0"/>
        <w:rPr>
          <w:sz w:val="20"/>
        </w:rPr>
      </w:pPr>
      <w:r w:rsidRPr="00D53124">
        <w:rPr>
          <w:sz w:val="20"/>
        </w:rPr>
        <w:t>Orchestr</w:t>
      </w:r>
      <w:r>
        <w:rPr>
          <w:sz w:val="20"/>
        </w:rPr>
        <w:t>ation</w:t>
      </w:r>
    </w:p>
    <w:p w14:paraId="4B05109A" w14:textId="77777777" w:rsidR="004F22D0" w:rsidRPr="00D53124" w:rsidRDefault="004F22D0" w:rsidP="004F22D0">
      <w:pPr>
        <w:pStyle w:val="Paragraphedeliste"/>
        <w:numPr>
          <w:ilvl w:val="0"/>
          <w:numId w:val="27"/>
        </w:numPr>
        <w:spacing w:after="0"/>
        <w:rPr>
          <w:sz w:val="20"/>
        </w:rPr>
      </w:pPr>
      <w:r w:rsidRPr="00D53124">
        <w:rPr>
          <w:sz w:val="20"/>
        </w:rPr>
        <w:t>Agrégation</w:t>
      </w:r>
    </w:p>
    <w:p w14:paraId="1C5AC594" w14:textId="77777777" w:rsidR="004F22D0" w:rsidRPr="00D53124" w:rsidRDefault="004F22D0" w:rsidP="004F22D0">
      <w:pPr>
        <w:pStyle w:val="Paragraphedeliste"/>
        <w:numPr>
          <w:ilvl w:val="0"/>
          <w:numId w:val="27"/>
        </w:numPr>
        <w:spacing w:after="0"/>
        <w:rPr>
          <w:sz w:val="20"/>
        </w:rPr>
      </w:pPr>
      <w:r w:rsidRPr="00D53124">
        <w:rPr>
          <w:sz w:val="20"/>
        </w:rPr>
        <w:t>Authentification et autorisation applicative : saml2, oauth2, odic, jwt, etc.</w:t>
      </w:r>
    </w:p>
    <w:p w14:paraId="615A8C3D" w14:textId="77777777" w:rsidR="004F22D0" w:rsidRPr="00D53124" w:rsidRDefault="004F22D0" w:rsidP="004F22D0">
      <w:pPr>
        <w:pStyle w:val="Paragraphedeliste"/>
        <w:numPr>
          <w:ilvl w:val="0"/>
          <w:numId w:val="27"/>
        </w:numPr>
        <w:spacing w:after="0"/>
        <w:rPr>
          <w:sz w:val="20"/>
        </w:rPr>
      </w:pPr>
      <w:r w:rsidRPr="00D53124">
        <w:rPr>
          <w:sz w:val="20"/>
        </w:rPr>
        <w:t>Découverte de service (Service discovery)</w:t>
      </w:r>
    </w:p>
    <w:p w14:paraId="69C2F951" w14:textId="77777777" w:rsidR="004F22D0" w:rsidRPr="0019458C" w:rsidRDefault="004F22D0" w:rsidP="004F22D0">
      <w:pPr>
        <w:pStyle w:val="Paragraphedeliste"/>
        <w:numPr>
          <w:ilvl w:val="0"/>
          <w:numId w:val="27"/>
        </w:numPr>
        <w:spacing w:after="0"/>
        <w:rPr>
          <w:i/>
          <w:sz w:val="20"/>
        </w:rPr>
      </w:pPr>
      <w:r w:rsidRPr="0019458C">
        <w:rPr>
          <w:i/>
          <w:sz w:val="20"/>
        </w:rPr>
        <w:t>Response Caching</w:t>
      </w:r>
    </w:p>
    <w:p w14:paraId="77E38D9C" w14:textId="77777777" w:rsidR="004F22D0" w:rsidRPr="00D53124" w:rsidRDefault="004F22D0" w:rsidP="004F22D0">
      <w:pPr>
        <w:pStyle w:val="Paragraphedeliste"/>
        <w:numPr>
          <w:ilvl w:val="0"/>
          <w:numId w:val="27"/>
        </w:numPr>
        <w:spacing w:after="0"/>
        <w:rPr>
          <w:sz w:val="20"/>
        </w:rPr>
      </w:pPr>
      <w:r w:rsidRPr="00D53124">
        <w:rPr>
          <w:sz w:val="20"/>
        </w:rPr>
        <w:t>Retry et Circuit Breaker</w:t>
      </w:r>
    </w:p>
    <w:p w14:paraId="6FBC9D2B" w14:textId="77777777" w:rsidR="004F22D0" w:rsidRPr="00D53124" w:rsidRDefault="004F22D0" w:rsidP="004F22D0">
      <w:pPr>
        <w:pStyle w:val="Paragraphedeliste"/>
        <w:numPr>
          <w:ilvl w:val="0"/>
          <w:numId w:val="27"/>
        </w:numPr>
        <w:spacing w:after="0"/>
        <w:rPr>
          <w:sz w:val="20"/>
        </w:rPr>
      </w:pPr>
      <w:r w:rsidRPr="00D53124">
        <w:rPr>
          <w:sz w:val="20"/>
        </w:rPr>
        <w:t>Rate Limiting</w:t>
      </w:r>
    </w:p>
    <w:p w14:paraId="31E6726F" w14:textId="77777777" w:rsidR="004F22D0" w:rsidRPr="00D53124" w:rsidRDefault="004F22D0" w:rsidP="004F22D0">
      <w:pPr>
        <w:pStyle w:val="Paragraphedeliste"/>
        <w:numPr>
          <w:ilvl w:val="0"/>
          <w:numId w:val="27"/>
        </w:numPr>
        <w:spacing w:after="0"/>
        <w:rPr>
          <w:sz w:val="20"/>
        </w:rPr>
      </w:pPr>
      <w:r w:rsidRPr="00D53124">
        <w:rPr>
          <w:sz w:val="20"/>
        </w:rPr>
        <w:t>Load Balancing</w:t>
      </w:r>
    </w:p>
    <w:p w14:paraId="70C0D0E2" w14:textId="77777777" w:rsidR="004F22D0" w:rsidRPr="00D53124" w:rsidRDefault="004F22D0" w:rsidP="004F22D0">
      <w:pPr>
        <w:pStyle w:val="Paragraphedeliste"/>
        <w:numPr>
          <w:ilvl w:val="0"/>
          <w:numId w:val="27"/>
        </w:numPr>
        <w:spacing w:after="0"/>
        <w:rPr>
          <w:sz w:val="20"/>
        </w:rPr>
      </w:pPr>
      <w:r w:rsidRPr="00D53124">
        <w:rPr>
          <w:sz w:val="20"/>
        </w:rPr>
        <w:t>Logging et auditing (tracing)</w:t>
      </w:r>
    </w:p>
    <w:p w14:paraId="301A4FA9" w14:textId="77777777" w:rsidR="004F22D0" w:rsidRPr="00D53124" w:rsidRDefault="004F22D0" w:rsidP="004F22D0">
      <w:pPr>
        <w:pStyle w:val="Paragraphedeliste"/>
        <w:numPr>
          <w:ilvl w:val="0"/>
          <w:numId w:val="27"/>
        </w:numPr>
        <w:spacing w:after="0"/>
        <w:rPr>
          <w:sz w:val="20"/>
        </w:rPr>
      </w:pPr>
      <w:r w:rsidRPr="00D53124">
        <w:rPr>
          <w:sz w:val="20"/>
        </w:rPr>
        <w:t xml:space="preserve">Transformation </w:t>
      </w:r>
      <w:r>
        <w:rPr>
          <w:sz w:val="20"/>
        </w:rPr>
        <w:t xml:space="preserve">de requêtes </w:t>
      </w:r>
      <w:r w:rsidRPr="00D53124">
        <w:rPr>
          <w:sz w:val="20"/>
        </w:rPr>
        <w:t>(headers, querystring, uri variables, etc.)</w:t>
      </w:r>
    </w:p>
    <w:p w14:paraId="7C6ECD0C" w14:textId="77777777" w:rsidR="004F22D0" w:rsidRPr="00D53124" w:rsidRDefault="004F22D0" w:rsidP="004F22D0">
      <w:pPr>
        <w:pStyle w:val="Paragraphedeliste"/>
        <w:numPr>
          <w:ilvl w:val="0"/>
          <w:numId w:val="27"/>
        </w:numPr>
        <w:spacing w:after="0"/>
        <w:rPr>
          <w:sz w:val="20"/>
        </w:rPr>
      </w:pPr>
      <w:r w:rsidRPr="00D53124">
        <w:rPr>
          <w:sz w:val="20"/>
        </w:rPr>
        <w:t>Transformation de protocole (ex. REST vers SOAP)</w:t>
      </w:r>
    </w:p>
    <w:p w14:paraId="41BD5094" w14:textId="77777777" w:rsidR="004F22D0" w:rsidRPr="00D53124" w:rsidRDefault="004F22D0" w:rsidP="004F22D0">
      <w:pPr>
        <w:pStyle w:val="Paragraphedeliste"/>
        <w:numPr>
          <w:ilvl w:val="0"/>
          <w:numId w:val="27"/>
        </w:numPr>
        <w:spacing w:after="0"/>
        <w:rPr>
          <w:sz w:val="20"/>
        </w:rPr>
      </w:pPr>
      <w:r w:rsidRPr="00D53124">
        <w:rPr>
          <w:sz w:val="20"/>
        </w:rPr>
        <w:t>Transformation de contenu (content transformation)</w:t>
      </w:r>
    </w:p>
    <w:p w14:paraId="16C90420" w14:textId="77777777" w:rsidR="004F22D0" w:rsidRPr="00D53124" w:rsidRDefault="004F22D0" w:rsidP="004F22D0">
      <w:pPr>
        <w:pStyle w:val="Paragraphedeliste"/>
        <w:numPr>
          <w:ilvl w:val="0"/>
          <w:numId w:val="27"/>
        </w:numPr>
        <w:spacing w:after="0"/>
        <w:rPr>
          <w:sz w:val="20"/>
        </w:rPr>
      </w:pPr>
      <w:r>
        <w:rPr>
          <w:sz w:val="20"/>
        </w:rPr>
        <w:t xml:space="preserve">IP ou URL </w:t>
      </w:r>
      <w:r w:rsidRPr="00D53124">
        <w:rPr>
          <w:sz w:val="20"/>
        </w:rPr>
        <w:t>Whitelisting</w:t>
      </w:r>
    </w:p>
    <w:p w14:paraId="38B0089B" w14:textId="77777777" w:rsidR="004F22D0" w:rsidRPr="00D53124" w:rsidRDefault="004F22D0" w:rsidP="004F22D0">
      <w:pPr>
        <w:spacing w:after="0"/>
        <w:rPr>
          <w:sz w:val="20"/>
        </w:rPr>
      </w:pPr>
    </w:p>
    <w:p w14:paraId="5446F900" w14:textId="77777777" w:rsidR="004F22D0" w:rsidRPr="00D53124" w:rsidRDefault="004F22D0" w:rsidP="004F22D0">
      <w:pPr>
        <w:spacing w:after="0"/>
        <w:rPr>
          <w:sz w:val="20"/>
        </w:rPr>
      </w:pPr>
      <w:r w:rsidRPr="00D53124">
        <w:rPr>
          <w:sz w:val="20"/>
        </w:rPr>
        <w:t xml:space="preserve">En théorie, un microservice (ex. API de domaine) ne doit pas dépendre d’un autre microservice.  C’est le principe d’autonomie et d’indépendance des MSA. </w:t>
      </w:r>
    </w:p>
    <w:p w14:paraId="41CB54E9" w14:textId="77777777" w:rsidR="004F22D0" w:rsidRPr="00D53124" w:rsidRDefault="004F22D0" w:rsidP="004F22D0">
      <w:pPr>
        <w:spacing w:after="0"/>
        <w:rPr>
          <w:sz w:val="20"/>
        </w:rPr>
      </w:pPr>
      <w:r w:rsidRPr="00D53124">
        <w:rPr>
          <w:sz w:val="20"/>
        </w:rPr>
        <w:t xml:space="preserve">Ainsi, seules des Apps (Web, Mobile, Desktop, etc.) et des API applicatifs, affaires, canal ou entreprise </w:t>
      </w:r>
      <w:r>
        <w:rPr>
          <w:sz w:val="20"/>
        </w:rPr>
        <w:t xml:space="preserve">ou encore des macro ou mini-services de domaine </w:t>
      </w:r>
      <w:r w:rsidRPr="00D53124">
        <w:rPr>
          <w:sz w:val="20"/>
        </w:rPr>
        <w:t>peuvent typiquement appeler un API de domaine.</w:t>
      </w:r>
    </w:p>
    <w:p w14:paraId="3085354E" w14:textId="77777777" w:rsidR="004F22D0" w:rsidRPr="00D53124" w:rsidRDefault="004F22D0" w:rsidP="004F22D0">
      <w:pPr>
        <w:spacing w:after="0"/>
        <w:rPr>
          <w:sz w:val="20"/>
        </w:rPr>
      </w:pPr>
      <w:r w:rsidRPr="00D53124">
        <w:rPr>
          <w:sz w:val="20"/>
        </w:rPr>
        <w:t>Exemple : Parce que la prémisse « actuelle » veut que le point à point soit autor</w:t>
      </w:r>
      <w:r>
        <w:rPr>
          <w:sz w:val="20"/>
        </w:rPr>
        <w:t xml:space="preserve">isé entre 2 API du même domaine, </w:t>
      </w:r>
      <w:r w:rsidRPr="00D53124">
        <w:rPr>
          <w:sz w:val="20"/>
        </w:rPr>
        <w:t xml:space="preserve">un API applicatif du domaine A ne serait pas tenu de passer par le API Gateway pour aller vers l’API de domaine A. </w:t>
      </w:r>
    </w:p>
    <w:p w14:paraId="015AAFD5" w14:textId="77777777" w:rsidR="004F22D0" w:rsidRPr="00D53124" w:rsidRDefault="004F22D0" w:rsidP="004F22D0">
      <w:pPr>
        <w:spacing w:after="0"/>
        <w:rPr>
          <w:sz w:val="20"/>
        </w:rPr>
      </w:pPr>
    </w:p>
    <w:p w14:paraId="0F181E3A" w14:textId="77777777" w:rsidR="004F22D0" w:rsidRPr="00D53124" w:rsidRDefault="004F22D0" w:rsidP="004F22D0">
      <w:pPr>
        <w:spacing w:after="0"/>
        <w:rPr>
          <w:sz w:val="20"/>
        </w:rPr>
      </w:pPr>
    </w:p>
    <w:p w14:paraId="2B4C521E" w14:textId="77777777" w:rsidR="004F22D0" w:rsidRPr="00D845C3" w:rsidRDefault="004F22D0" w:rsidP="004F22D0">
      <w:pPr>
        <w:spacing w:after="0"/>
        <w:rPr>
          <w:color w:val="FF0000"/>
          <w:sz w:val="20"/>
        </w:rPr>
      </w:pPr>
      <w:r w:rsidRPr="00D845C3">
        <w:rPr>
          <w:color w:val="FF0000"/>
          <w:sz w:val="20"/>
        </w:rPr>
        <w:lastRenderedPageBreak/>
        <w:t xml:space="preserve">Comment alors s’assurer que les capacités sont quand même mises en œuvre dans les API </w:t>
      </w:r>
      <w:r>
        <w:rPr>
          <w:color w:val="FF0000"/>
          <w:sz w:val="20"/>
        </w:rPr>
        <w:t xml:space="preserve">si l’API Gateway n’est pas impliqué dans les appels </w:t>
      </w:r>
      <w:r w:rsidRPr="00D845C3">
        <w:rPr>
          <w:color w:val="FF0000"/>
          <w:sz w:val="20"/>
        </w:rPr>
        <w:t>?</w:t>
      </w:r>
    </w:p>
    <w:p w14:paraId="29F70CF9" w14:textId="77777777" w:rsidR="004F22D0" w:rsidRPr="00D845C3" w:rsidRDefault="004F22D0" w:rsidP="004F22D0">
      <w:pPr>
        <w:spacing w:after="0"/>
        <w:rPr>
          <w:color w:val="FF0000"/>
          <w:sz w:val="20"/>
        </w:rPr>
      </w:pPr>
      <w:r w:rsidRPr="00D845C3">
        <w:rPr>
          <w:color w:val="FF0000"/>
          <w:sz w:val="20"/>
        </w:rPr>
        <w:t xml:space="preserve">Est-ce que l’API Gateway ne serait pas alors un passage obligé ?  </w:t>
      </w:r>
    </w:p>
    <w:p w14:paraId="05B973E8" w14:textId="77777777" w:rsidR="004F22D0" w:rsidRPr="00D845C3" w:rsidRDefault="004F22D0" w:rsidP="004F22D0">
      <w:pPr>
        <w:spacing w:after="0"/>
        <w:rPr>
          <w:color w:val="FF0000"/>
          <w:sz w:val="20"/>
        </w:rPr>
      </w:pPr>
      <w:r w:rsidRPr="00D845C3">
        <w:rPr>
          <w:color w:val="FF0000"/>
          <w:sz w:val="20"/>
        </w:rPr>
        <w:t>N’est-ce pas le principe d’un service-mesh ?  Tous les APIs d’un cluster K8S sont gérés par le MESH peu importe le type de l’API… Ils sont tous inscrits au registre peu importe qu’ils soient de type domaine, applicatif, affaire, macro, mini, micro, etc.</w:t>
      </w:r>
    </w:p>
    <w:p w14:paraId="36A03308" w14:textId="77777777" w:rsidR="004F22D0" w:rsidRPr="00D845C3" w:rsidRDefault="004F22D0" w:rsidP="004F22D0">
      <w:pPr>
        <w:spacing w:after="0"/>
        <w:rPr>
          <w:color w:val="FF0000"/>
          <w:sz w:val="20"/>
        </w:rPr>
      </w:pPr>
    </w:p>
    <w:p w14:paraId="3AD28E63" w14:textId="77777777" w:rsidR="004F22D0" w:rsidRPr="00D845C3" w:rsidRDefault="004F22D0" w:rsidP="004F22D0">
      <w:pPr>
        <w:spacing w:after="0"/>
        <w:rPr>
          <w:color w:val="FF0000"/>
          <w:sz w:val="20"/>
        </w:rPr>
      </w:pPr>
      <w:r w:rsidRPr="00D845C3">
        <w:rPr>
          <w:color w:val="FF0000"/>
          <w:sz w:val="20"/>
        </w:rPr>
        <w:t>Comment concilier les mises à jour successives de l’API Gateway s’il est partagé par plusieurs équipes… ? Qui fait les mises à jour ? Quel stack techno ? etc.</w:t>
      </w:r>
    </w:p>
    <w:p w14:paraId="3AAD5145" w14:textId="77777777" w:rsidR="004F22D0" w:rsidRPr="00D845C3" w:rsidRDefault="004F22D0" w:rsidP="004F22D0">
      <w:pPr>
        <w:spacing w:after="0"/>
        <w:rPr>
          <w:color w:val="FF0000"/>
          <w:sz w:val="20"/>
        </w:rPr>
      </w:pPr>
      <w:r w:rsidRPr="00D845C3">
        <w:rPr>
          <w:color w:val="FF0000"/>
          <w:sz w:val="20"/>
        </w:rPr>
        <w:t xml:space="preserve">L’appel d’offres parle de 6 instances de l’API Gateway en production. </w:t>
      </w:r>
    </w:p>
    <w:p w14:paraId="26138DB9" w14:textId="77777777" w:rsidR="004F22D0" w:rsidRPr="00D845C3" w:rsidRDefault="004F22D0" w:rsidP="004F22D0">
      <w:pPr>
        <w:spacing w:after="0"/>
        <w:rPr>
          <w:color w:val="FF0000"/>
          <w:sz w:val="20"/>
        </w:rPr>
      </w:pPr>
      <w:r w:rsidRPr="00D845C3">
        <w:rPr>
          <w:color w:val="FF0000"/>
          <w:sz w:val="20"/>
        </w:rPr>
        <w:t>Avait-on alors une vision plus centralisée de l’API Gateway  ?  2 ou 3 par cluster (JHA, NJHA) ? + on-prem ??</w:t>
      </w:r>
    </w:p>
    <w:p w14:paraId="5730BAE3" w14:textId="77777777" w:rsidR="004F22D0" w:rsidRPr="00D845C3" w:rsidRDefault="004F22D0" w:rsidP="004F22D0">
      <w:pPr>
        <w:spacing w:after="0"/>
        <w:ind w:left="708"/>
        <w:rPr>
          <w:color w:val="FF0000"/>
          <w:sz w:val="20"/>
        </w:rPr>
      </w:pPr>
      <w:r w:rsidRPr="00D845C3">
        <w:rPr>
          <w:color w:val="FF0000"/>
          <w:sz w:val="20"/>
        </w:rPr>
        <w:t xml:space="preserve">Et donc pas une vue personnalisée ou chaque produit possède son propre API Gateway ? Comme l’approche SPEL ou Paysafe avec Zuul…  </w:t>
      </w:r>
      <w:r w:rsidRPr="00D845C3">
        <w:rPr>
          <w:color w:val="FF0000"/>
          <w:sz w:val="20"/>
          <w:highlight w:val="yellow"/>
        </w:rPr>
        <w:t>À valider</w:t>
      </w:r>
      <w:r w:rsidRPr="00D845C3">
        <w:rPr>
          <w:color w:val="FF0000"/>
          <w:sz w:val="20"/>
        </w:rPr>
        <w:t xml:space="preserve">  </w:t>
      </w:r>
    </w:p>
    <w:p w14:paraId="037E77A7" w14:textId="77777777" w:rsidR="004F22D0" w:rsidRPr="00D845C3" w:rsidRDefault="004F22D0" w:rsidP="004F22D0">
      <w:pPr>
        <w:spacing w:after="0"/>
        <w:rPr>
          <w:color w:val="FF0000"/>
          <w:sz w:val="20"/>
        </w:rPr>
      </w:pPr>
    </w:p>
    <w:p w14:paraId="25C0E556" w14:textId="77777777" w:rsidR="004F22D0" w:rsidRDefault="004F22D0" w:rsidP="004F22D0">
      <w:pPr>
        <w:spacing w:after="0"/>
        <w:rPr>
          <w:color w:val="FF0000"/>
          <w:sz w:val="20"/>
        </w:rPr>
      </w:pPr>
      <w:r w:rsidRPr="00D845C3">
        <w:rPr>
          <w:color w:val="FF0000"/>
          <w:sz w:val="20"/>
        </w:rPr>
        <w:t>Comment concilier par exemple l’orchestration dans la vision (API Gateway Pattern) avec celle d’un service d’affaire traditionnel d’une architecture SOA (service de la couche Affaires)</w:t>
      </w:r>
    </w:p>
    <w:p w14:paraId="742AD966" w14:textId="77777777" w:rsidR="004F22D0" w:rsidRDefault="004F22D0" w:rsidP="004F22D0">
      <w:pPr>
        <w:spacing w:after="0"/>
        <w:rPr>
          <w:b/>
          <w:color w:val="FF0000"/>
          <w:sz w:val="20"/>
        </w:rPr>
      </w:pPr>
    </w:p>
    <w:p w14:paraId="2AE310FF" w14:textId="77777777" w:rsidR="004F22D0" w:rsidRDefault="004F22D0" w:rsidP="004F22D0">
      <w:r>
        <w:t>Patron API Gateway :</w:t>
      </w:r>
    </w:p>
    <w:p w14:paraId="640FD2B0" w14:textId="77777777" w:rsidR="004F22D0" w:rsidRPr="00405619" w:rsidRDefault="00883552" w:rsidP="004F22D0">
      <w:hyperlink r:id="rId46" w:anchor="what-is-the-api-gateway-pattern" w:tgtFrame="_blank" w:history="1">
        <w:r w:rsidR="004F22D0" w:rsidRPr="00405619">
          <w:rPr>
            <w:rStyle w:val="Lienhypertexte"/>
          </w:rPr>
          <w:t>https://docs.microsoft.com/en-us/dotnet/architecture/microservices/architect-microservice-container-applications/direct-client-to-microservice-communication-versus-the-api-gateway-pattern#what-is-the-api-gateway-pattern</w:t>
        </w:r>
      </w:hyperlink>
    </w:p>
    <w:p w14:paraId="4E1291CA" w14:textId="77777777" w:rsidR="004F22D0" w:rsidRPr="00405619" w:rsidRDefault="004F22D0" w:rsidP="004F22D0"/>
    <w:p w14:paraId="396FC2C8" w14:textId="77777777" w:rsidR="004F22D0" w:rsidRDefault="004F22D0" w:rsidP="004F22D0">
      <w:pPr>
        <w:rPr>
          <w:lang w:val="en-CA"/>
        </w:rPr>
      </w:pPr>
      <w:r>
        <w:rPr>
          <w:noProof/>
          <w:lang w:eastAsia="fr-CA"/>
        </w:rPr>
        <w:drawing>
          <wp:inline distT="0" distB="0" distL="0" distR="0" wp14:anchorId="785410AD" wp14:editId="4C10B58F">
            <wp:extent cx="5546725" cy="326961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6725" cy="3269615"/>
                    </a:xfrm>
                    <a:prstGeom prst="rect">
                      <a:avLst/>
                    </a:prstGeom>
                    <a:noFill/>
                    <a:ln>
                      <a:noFill/>
                    </a:ln>
                  </pic:spPr>
                </pic:pic>
              </a:graphicData>
            </a:graphic>
          </wp:inline>
        </w:drawing>
      </w:r>
    </w:p>
    <w:p w14:paraId="0F9048AD" w14:textId="77777777" w:rsidR="004F22D0" w:rsidRDefault="004F22D0" w:rsidP="004F22D0">
      <w:pPr>
        <w:rPr>
          <w:lang w:val="en-CA"/>
        </w:rPr>
      </w:pPr>
    </w:p>
    <w:p w14:paraId="2D40DC68" w14:textId="77777777" w:rsidR="004F22D0" w:rsidRDefault="004F22D0" w:rsidP="004F22D0">
      <w:pPr>
        <w:rPr>
          <w:lang w:val="en-CA"/>
        </w:rPr>
      </w:pPr>
      <w:r>
        <w:rPr>
          <w:noProof/>
          <w:lang w:eastAsia="fr-CA"/>
        </w:rPr>
        <w:drawing>
          <wp:inline distT="0" distB="0" distL="0" distR="0" wp14:anchorId="3811FA67" wp14:editId="24C017E3">
            <wp:extent cx="4925695" cy="2803525"/>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5695" cy="2803525"/>
                    </a:xfrm>
                    <a:prstGeom prst="rect">
                      <a:avLst/>
                    </a:prstGeom>
                    <a:noFill/>
                    <a:ln>
                      <a:noFill/>
                    </a:ln>
                  </pic:spPr>
                </pic:pic>
              </a:graphicData>
            </a:graphic>
          </wp:inline>
        </w:drawing>
      </w:r>
    </w:p>
    <w:p w14:paraId="2C54472B" w14:textId="77777777" w:rsidR="004F22D0" w:rsidRDefault="004F22D0" w:rsidP="004F22D0">
      <w:pPr>
        <w:rPr>
          <w:lang w:val="en-CA"/>
        </w:rPr>
      </w:pPr>
    </w:p>
    <w:p w14:paraId="383AF7BE" w14:textId="77777777" w:rsidR="004F22D0" w:rsidRDefault="004F22D0" w:rsidP="004F22D0">
      <w:r>
        <w:t>L’API Gateway est ainsi représenté comme un service qui propose un point d’entrée unique et faisant de l’orchestration ou encore de l’agrégation de services pour un client (un système). Ça commence drôlement à ressembler aux services d’affaires et de canaux (BFF) dont on parle actuellement. À la différence que nos services d’affaires et de canaux actuels ne sont pas alignés (il me semble) pour mettre en œuvre l’ensemble des capacités d’un API Gateway. De mon point de vue, il nous faut clarifier cela.</w:t>
      </w:r>
    </w:p>
    <w:p w14:paraId="493EF390" w14:textId="77777777" w:rsidR="004F22D0" w:rsidRDefault="004F22D0" w:rsidP="004F22D0"/>
    <w:p w14:paraId="0F12B65B" w14:textId="77777777" w:rsidR="004F22D0" w:rsidRDefault="004F22D0" w:rsidP="004F22D0">
      <w:r>
        <w:t>Versus ce qui est demandé dans l’appel d’offre</w:t>
      </w:r>
    </w:p>
    <w:p w14:paraId="5BEA68C5" w14:textId="77777777" w:rsidR="004F22D0" w:rsidRDefault="004F22D0" w:rsidP="004F22D0">
      <w:r>
        <w:rPr>
          <w:noProof/>
          <w:lang w:eastAsia="fr-CA"/>
        </w:rPr>
        <w:lastRenderedPageBreak/>
        <w:drawing>
          <wp:inline distT="0" distB="0" distL="0" distR="0" wp14:anchorId="78612A77" wp14:editId="42A7109D">
            <wp:extent cx="5460365" cy="3148330"/>
            <wp:effectExtent l="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0365" cy="3148330"/>
                    </a:xfrm>
                    <a:prstGeom prst="rect">
                      <a:avLst/>
                    </a:prstGeom>
                    <a:noFill/>
                    <a:ln>
                      <a:noFill/>
                    </a:ln>
                  </pic:spPr>
                </pic:pic>
              </a:graphicData>
            </a:graphic>
          </wp:inline>
        </w:drawing>
      </w:r>
    </w:p>
    <w:p w14:paraId="4AC231BF" w14:textId="77777777" w:rsidR="004F22D0" w:rsidRDefault="004F22D0" w:rsidP="004F22D0"/>
    <w:p w14:paraId="16FB409C" w14:textId="77777777" w:rsidR="004F22D0" w:rsidRDefault="004F22D0" w:rsidP="004F22D0">
      <w:r>
        <w:t>Je pense qu’il faut clarifier le rôle que l’on veut donner à nos API Gateways.</w:t>
      </w:r>
    </w:p>
    <w:p w14:paraId="3FEA5A71" w14:textId="77777777" w:rsidR="004F22D0" w:rsidRDefault="004F22D0" w:rsidP="004F22D0"/>
    <w:p w14:paraId="1C9C7C9E" w14:textId="77777777" w:rsidR="004F22D0" w:rsidRDefault="004F22D0" w:rsidP="004F22D0">
      <w:pPr>
        <w:rPr>
          <w:b/>
          <w:u w:val="single"/>
        </w:rPr>
      </w:pPr>
      <w:r>
        <w:rPr>
          <w:b/>
          <w:u w:val="single"/>
        </w:rPr>
        <w:t>Quelles seront les responsabilités/capacités déléguées à l’API Gateway ?</w:t>
      </w:r>
    </w:p>
    <w:p w14:paraId="3A656B87" w14:textId="77777777" w:rsidR="004F22D0" w:rsidRDefault="004F22D0" w:rsidP="004F22D0"/>
    <w:p w14:paraId="5FDAE160" w14:textId="77777777" w:rsidR="004F22D0" w:rsidRDefault="004F22D0" w:rsidP="004F22D0">
      <w:pPr>
        <w:spacing w:after="0"/>
      </w:pPr>
      <w:r>
        <w:t>•</w:t>
      </w:r>
      <w:r>
        <w:tab/>
        <w:t>Routage, filtrage</w:t>
      </w:r>
    </w:p>
    <w:p w14:paraId="6B04F6B7" w14:textId="77777777" w:rsidR="004F22D0" w:rsidRDefault="004F22D0" w:rsidP="004F22D0">
      <w:pPr>
        <w:spacing w:after="0"/>
      </w:pPr>
      <w:r>
        <w:t>•</w:t>
      </w:r>
      <w:r>
        <w:tab/>
        <w:t>Authentification et autorisation réseau (sécurité IP, publique vs privée, network policies vs tags, zone logique, zone intégration)</w:t>
      </w:r>
    </w:p>
    <w:p w14:paraId="3879B853" w14:textId="77777777" w:rsidR="004F22D0" w:rsidRDefault="004F22D0" w:rsidP="004F22D0">
      <w:pPr>
        <w:spacing w:after="0"/>
      </w:pPr>
      <w:r>
        <w:t>•</w:t>
      </w:r>
      <w:r>
        <w:tab/>
        <w:t>Orchestration</w:t>
      </w:r>
    </w:p>
    <w:p w14:paraId="30A12D15" w14:textId="77777777" w:rsidR="004F22D0" w:rsidRDefault="004F22D0" w:rsidP="004F22D0">
      <w:pPr>
        <w:spacing w:after="0"/>
      </w:pPr>
      <w:r>
        <w:t>•</w:t>
      </w:r>
      <w:r>
        <w:tab/>
        <w:t>Agrégation</w:t>
      </w:r>
    </w:p>
    <w:p w14:paraId="324B4BCE" w14:textId="77777777" w:rsidR="004F22D0" w:rsidRDefault="004F22D0" w:rsidP="004F22D0">
      <w:pPr>
        <w:spacing w:after="0"/>
      </w:pPr>
      <w:r>
        <w:t>•</w:t>
      </w:r>
      <w:r>
        <w:tab/>
        <w:t>Authentification et autorisation applicative : saml2, oauth2, odic, jwt, etc.</w:t>
      </w:r>
    </w:p>
    <w:p w14:paraId="0DA7FB20" w14:textId="77777777" w:rsidR="004F22D0" w:rsidRDefault="004F22D0" w:rsidP="004F22D0">
      <w:pPr>
        <w:spacing w:after="0"/>
      </w:pPr>
      <w:r>
        <w:t>•</w:t>
      </w:r>
      <w:r>
        <w:tab/>
        <w:t>Découverte de service (Service discovery)</w:t>
      </w:r>
    </w:p>
    <w:p w14:paraId="0059B393" w14:textId="77777777" w:rsidR="004F22D0" w:rsidRDefault="004F22D0" w:rsidP="004F22D0">
      <w:pPr>
        <w:spacing w:after="0"/>
        <w:rPr>
          <w:lang w:val="en-CA"/>
        </w:rPr>
      </w:pPr>
      <w:r>
        <w:rPr>
          <w:lang w:val="en-CA"/>
        </w:rPr>
        <w:t>•</w:t>
      </w:r>
      <w:r>
        <w:rPr>
          <w:lang w:val="en-CA"/>
        </w:rPr>
        <w:tab/>
        <w:t>Response Caching</w:t>
      </w:r>
    </w:p>
    <w:p w14:paraId="0C4AC3AE" w14:textId="77777777" w:rsidR="004F22D0" w:rsidRDefault="004F22D0" w:rsidP="004F22D0">
      <w:pPr>
        <w:spacing w:after="0"/>
        <w:rPr>
          <w:lang w:val="en-CA"/>
        </w:rPr>
      </w:pPr>
      <w:r>
        <w:rPr>
          <w:lang w:val="en-CA"/>
        </w:rPr>
        <w:t>•</w:t>
      </w:r>
      <w:r>
        <w:rPr>
          <w:lang w:val="en-CA"/>
        </w:rPr>
        <w:tab/>
        <w:t>Retry et Circuit Breaker</w:t>
      </w:r>
    </w:p>
    <w:p w14:paraId="2B41A34F" w14:textId="77777777" w:rsidR="004F22D0" w:rsidRDefault="004F22D0" w:rsidP="004F22D0">
      <w:pPr>
        <w:spacing w:after="0"/>
        <w:rPr>
          <w:lang w:val="en-CA"/>
        </w:rPr>
      </w:pPr>
      <w:r>
        <w:rPr>
          <w:lang w:val="en-CA"/>
        </w:rPr>
        <w:t>•</w:t>
      </w:r>
      <w:r>
        <w:rPr>
          <w:lang w:val="en-CA"/>
        </w:rPr>
        <w:tab/>
        <w:t>Rate Limiting</w:t>
      </w:r>
    </w:p>
    <w:p w14:paraId="1022DF4A" w14:textId="77777777" w:rsidR="004F22D0" w:rsidRPr="00C206B8" w:rsidRDefault="004F22D0" w:rsidP="004F22D0">
      <w:pPr>
        <w:spacing w:after="0"/>
        <w:rPr>
          <w:lang w:val="en-CA"/>
        </w:rPr>
      </w:pPr>
      <w:r w:rsidRPr="00C206B8">
        <w:rPr>
          <w:lang w:val="en-CA"/>
        </w:rPr>
        <w:t>•</w:t>
      </w:r>
      <w:r w:rsidRPr="00C206B8">
        <w:rPr>
          <w:lang w:val="en-CA"/>
        </w:rPr>
        <w:tab/>
        <w:t>Load Balancing</w:t>
      </w:r>
    </w:p>
    <w:p w14:paraId="24DCDD0F" w14:textId="77777777" w:rsidR="004F22D0" w:rsidRPr="00C206B8" w:rsidRDefault="004F22D0" w:rsidP="004F22D0">
      <w:pPr>
        <w:spacing w:after="0"/>
        <w:rPr>
          <w:lang w:val="en-CA"/>
        </w:rPr>
      </w:pPr>
      <w:r w:rsidRPr="00C206B8">
        <w:rPr>
          <w:lang w:val="en-CA"/>
        </w:rPr>
        <w:lastRenderedPageBreak/>
        <w:t>•</w:t>
      </w:r>
      <w:r w:rsidRPr="00C206B8">
        <w:rPr>
          <w:lang w:val="en-CA"/>
        </w:rPr>
        <w:tab/>
        <w:t>Logging et auditing (tracing)</w:t>
      </w:r>
    </w:p>
    <w:p w14:paraId="48194900" w14:textId="77777777" w:rsidR="004F22D0" w:rsidRDefault="004F22D0" w:rsidP="004F22D0">
      <w:pPr>
        <w:spacing w:after="0"/>
      </w:pPr>
      <w:r>
        <w:t>•</w:t>
      </w:r>
      <w:r>
        <w:tab/>
        <w:t>Transformation de requêtes (headers, querystring, uri variables, etc.)</w:t>
      </w:r>
    </w:p>
    <w:p w14:paraId="0D125E35" w14:textId="77777777" w:rsidR="004F22D0" w:rsidRDefault="004F22D0" w:rsidP="004F22D0">
      <w:pPr>
        <w:spacing w:after="0"/>
      </w:pPr>
      <w:r>
        <w:t>•</w:t>
      </w:r>
      <w:r>
        <w:tab/>
        <w:t>Transformation de protocole (ex. REST vers SOAP)</w:t>
      </w:r>
    </w:p>
    <w:p w14:paraId="14B4C0EB" w14:textId="77777777" w:rsidR="004F22D0" w:rsidRDefault="004F22D0" w:rsidP="004F22D0">
      <w:pPr>
        <w:spacing w:after="0"/>
      </w:pPr>
      <w:r>
        <w:t>•</w:t>
      </w:r>
      <w:r>
        <w:tab/>
        <w:t>Transformation de contenu (content transformation)</w:t>
      </w:r>
    </w:p>
    <w:p w14:paraId="7559AA8B" w14:textId="77777777" w:rsidR="004F22D0" w:rsidRDefault="004F22D0" w:rsidP="004F22D0">
      <w:pPr>
        <w:spacing w:after="0"/>
      </w:pPr>
      <w:r>
        <w:t>•</w:t>
      </w:r>
      <w:r>
        <w:tab/>
        <w:t>IP ou URL Whitelisting</w:t>
      </w:r>
    </w:p>
    <w:p w14:paraId="0BF09906" w14:textId="77777777" w:rsidR="004F22D0" w:rsidRDefault="004F22D0" w:rsidP="004F22D0"/>
    <w:p w14:paraId="282B3ED7" w14:textId="77777777" w:rsidR="004F22D0" w:rsidRDefault="004F22D0" w:rsidP="004F22D0">
      <w:r>
        <w:rPr>
          <w:noProof/>
          <w:lang w:eastAsia="fr-CA"/>
        </w:rPr>
        <w:drawing>
          <wp:inline distT="0" distB="0" distL="0" distR="0" wp14:anchorId="1E353AC4" wp14:editId="0B344585">
            <wp:extent cx="6686092" cy="3523860"/>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93331" cy="3527675"/>
                    </a:xfrm>
                    <a:prstGeom prst="rect">
                      <a:avLst/>
                    </a:prstGeom>
                    <a:noFill/>
                    <a:ln>
                      <a:noFill/>
                    </a:ln>
                  </pic:spPr>
                </pic:pic>
              </a:graphicData>
            </a:graphic>
          </wp:inline>
        </w:drawing>
      </w:r>
    </w:p>
    <w:p w14:paraId="1E1698C5" w14:textId="77777777" w:rsidR="004F22D0" w:rsidRDefault="004F22D0" w:rsidP="004F22D0"/>
    <w:p w14:paraId="63EF8F29" w14:textId="77777777" w:rsidR="004F22D0" w:rsidRPr="00D53124" w:rsidRDefault="004F22D0" w:rsidP="004F22D0">
      <w:pPr>
        <w:spacing w:after="0"/>
        <w:rPr>
          <w:b/>
          <w:color w:val="FF0000"/>
          <w:sz w:val="20"/>
        </w:rPr>
      </w:pPr>
    </w:p>
    <w:sectPr w:rsidR="004F22D0" w:rsidRPr="00D53124" w:rsidSect="0081281E">
      <w:headerReference w:type="even" r:id="rId51"/>
      <w:headerReference w:type="default" r:id="rId52"/>
      <w:footerReference w:type="even" r:id="rId53"/>
      <w:footerReference w:type="default" r:id="rId54"/>
      <w:headerReference w:type="first" r:id="rId55"/>
      <w:footerReference w:type="first" r:id="rId56"/>
      <w:pgSz w:w="20160" w:h="12240" w:orient="landscape" w:code="5"/>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Galliache Sylvie" w:date="2020-01-08T09:14:00Z" w:initials="GS">
    <w:p w14:paraId="254D742F" w14:textId="77777777" w:rsidR="00A2611D" w:rsidRDefault="00A2611D" w:rsidP="001C2152">
      <w:pPr>
        <w:pStyle w:val="Commentaire"/>
      </w:pPr>
      <w:r>
        <w:rPr>
          <w:rStyle w:val="Marquedecommentaire"/>
        </w:rPr>
        <w:annotationRef/>
      </w:r>
      <w:r>
        <w:t>Je dirais plus ceci :</w:t>
      </w:r>
    </w:p>
    <w:p w14:paraId="276EF043" w14:textId="77777777" w:rsidR="00A2611D" w:rsidRDefault="00A2611D" w:rsidP="001C2152">
      <w:pPr>
        <w:pStyle w:val="Commentaire"/>
      </w:pPr>
      <w:r>
        <w:rPr>
          <w:rStyle w:val="Accentuation"/>
          <w:rFonts w:ascii="Segoe UI" w:hAnsi="Segoe UI" w:cs="Segoe UI"/>
          <w:sz w:val="15"/>
          <w:szCs w:val="15"/>
          <w:lang w:val="fr-FR"/>
        </w:rPr>
        <w:t>Segmentation de l’organisation ayant chacune un centre de profit disposant d’une certaine autonomie, doté de sa propre direction et d’une stratégie spécifique.</w:t>
      </w:r>
    </w:p>
  </w:comment>
  <w:comment w:id="15" w:author="Desclaux Stéphane (Nter)" w:date="2020-01-10T08:40:00Z" w:initials="DS(">
    <w:p w14:paraId="6604153A" w14:textId="77777777" w:rsidR="00A2611D" w:rsidRDefault="00A2611D" w:rsidP="001C2152">
      <w:pPr>
        <w:pStyle w:val="Commentaire"/>
      </w:pPr>
      <w:r>
        <w:rPr>
          <w:rStyle w:val="Marquedecommentaire"/>
        </w:rPr>
        <w:annotationRef/>
      </w:r>
    </w:p>
  </w:comment>
  <w:comment w:id="11" w:author="Desclaux Stéphane (Nter)" w:date="2020-01-10T08:40:00Z" w:initials="DS(">
    <w:p w14:paraId="45AF3892" w14:textId="77777777" w:rsidR="00A2611D" w:rsidRDefault="00A2611D" w:rsidP="001C2152">
      <w:pPr>
        <w:pStyle w:val="Commentaire"/>
      </w:pPr>
      <w:r>
        <w:t>Dans le document de Vision, au niveau du bloc Organisation, nous indiquons qu’il faut documenter « </w:t>
      </w:r>
      <w:r w:rsidRPr="00FD08D4">
        <w:t>les éléments de la structure organisationnelle en précisant leur vision, mission et/ou mandat. Seules l’organisation et les grandes unités d’affaires ont été répertoriées et décrites pour la phase Vision.</w:t>
      </w:r>
      <w:r>
        <w:t> ».</w:t>
      </w:r>
    </w:p>
    <w:p w14:paraId="6E1A2575" w14:textId="77777777" w:rsidR="00A2611D" w:rsidRDefault="00A2611D" w:rsidP="001C2152">
      <w:pPr>
        <w:pStyle w:val="Commentaire"/>
      </w:pPr>
    </w:p>
    <w:p w14:paraId="7C1BF355" w14:textId="77777777" w:rsidR="00A2611D" w:rsidRDefault="00A2611D" w:rsidP="001C2152">
      <w:pPr>
        <w:pStyle w:val="Commentaire"/>
      </w:pPr>
      <w:r>
        <w:t>Dans la même partie du document de Vision, nous avons répertorié 1 Organisation (Loto-Québec) et 3 unités POL, SCQ et SEJQ en précisant le mandat de chacun.</w:t>
      </w:r>
    </w:p>
    <w:p w14:paraId="57531191" w14:textId="77777777" w:rsidR="00A2611D" w:rsidRDefault="00A2611D" w:rsidP="001C2152">
      <w:pPr>
        <w:pStyle w:val="Commentaire"/>
      </w:pPr>
    </w:p>
    <w:p w14:paraId="28D5D419" w14:textId="77777777" w:rsidR="00A2611D" w:rsidRDefault="00A2611D" w:rsidP="001C2152">
      <w:pPr>
        <w:pStyle w:val="Commentaire"/>
      </w:pPr>
      <w:r>
        <w:t>En complément et à titre d’information, notre cadre de référence est BizBok. Bizbok a pour référence businessdictionary pour définir un Business Unit (il y a aussi la définition de l’organisation) :</w:t>
      </w:r>
    </w:p>
    <w:p w14:paraId="2E36968E" w14:textId="77777777" w:rsidR="00A2611D" w:rsidRDefault="00A2611D" w:rsidP="001C2152">
      <w:pPr>
        <w:pStyle w:val="Commentaire"/>
      </w:pPr>
    </w:p>
    <w:p w14:paraId="7F3A8665" w14:textId="77777777" w:rsidR="00A2611D" w:rsidRPr="00677BF9" w:rsidRDefault="00A2611D" w:rsidP="001C2152">
      <w:pPr>
        <w:pStyle w:val="Commentaire"/>
        <w:rPr>
          <w:i/>
        </w:rPr>
      </w:pPr>
      <w:r w:rsidRPr="006430F8">
        <w:rPr>
          <w:i/>
        </w:rPr>
        <w:t xml:space="preserve">Un élément </w:t>
      </w:r>
      <w:r>
        <w:rPr>
          <w:i/>
        </w:rPr>
        <w:t xml:space="preserve">ou segment </w:t>
      </w:r>
      <w:r w:rsidRPr="006430F8">
        <w:rPr>
          <w:i/>
        </w:rPr>
        <w:t xml:space="preserve">logique d'une entreprise (comme la comptabilité, la production, le marketing) représentant une fonction </w:t>
      </w:r>
      <w:r>
        <w:rPr>
          <w:i/>
        </w:rPr>
        <w:t>d’affaires</w:t>
      </w:r>
      <w:r w:rsidRPr="006430F8">
        <w:rPr>
          <w:i/>
        </w:rPr>
        <w:t xml:space="preserve"> spécifique, </w:t>
      </w:r>
      <w:r>
        <w:rPr>
          <w:i/>
        </w:rPr>
        <w:t xml:space="preserve">avec </w:t>
      </w:r>
      <w:r w:rsidRPr="006430F8">
        <w:rPr>
          <w:i/>
        </w:rPr>
        <w:t xml:space="preserve">une place </w:t>
      </w:r>
      <w:r>
        <w:rPr>
          <w:i/>
        </w:rPr>
        <w:t xml:space="preserve">bien </w:t>
      </w:r>
      <w:r w:rsidRPr="006430F8">
        <w:rPr>
          <w:i/>
        </w:rPr>
        <w:t xml:space="preserve">définie </w:t>
      </w:r>
      <w:r>
        <w:rPr>
          <w:i/>
        </w:rPr>
        <w:t xml:space="preserve">dans </w:t>
      </w:r>
      <w:r w:rsidRPr="006430F8">
        <w:rPr>
          <w:i/>
        </w:rPr>
        <w:t>l'organigramme, sous l</w:t>
      </w:r>
      <w:r>
        <w:rPr>
          <w:i/>
        </w:rPr>
        <w:t>a</w:t>
      </w:r>
      <w:r w:rsidRPr="006430F8">
        <w:rPr>
          <w:i/>
        </w:rPr>
        <w:t xml:space="preserve"> </w:t>
      </w:r>
      <w:r>
        <w:rPr>
          <w:i/>
        </w:rPr>
        <w:t xml:space="preserve">direction </w:t>
      </w:r>
      <w:r w:rsidRPr="006430F8">
        <w:rPr>
          <w:i/>
        </w:rPr>
        <w:t xml:space="preserve"> d'un gestionnaire. Aussi appelé département, division ou domaine fonctio</w:t>
      </w:r>
      <w:r>
        <w:rPr>
          <w:i/>
        </w:rPr>
        <w:t>nnel.</w:t>
      </w:r>
    </w:p>
  </w:comment>
  <w:comment w:id="12" w:author="Raymond Jeff (Nter)" w:date="2020-01-13T15:06:00Z" w:initials="RJ(">
    <w:p w14:paraId="3BCB7D42" w14:textId="3791AE2E" w:rsidR="00A2611D" w:rsidRDefault="00A2611D">
      <w:pPr>
        <w:pStyle w:val="Commentaire"/>
      </w:pPr>
      <w:r>
        <w:rPr>
          <w:rStyle w:val="Marquedecommentaire"/>
        </w:rPr>
        <w:annotationRef/>
      </w:r>
      <w:r>
        <w:t>Je suggère de trouver une définition qui satisfait/rejoins Bizbok et le DDD.</w:t>
      </w:r>
    </w:p>
    <w:p w14:paraId="54360604" w14:textId="77777777" w:rsidR="00A2611D" w:rsidRDefault="00A2611D">
      <w:pPr>
        <w:pStyle w:val="Commentaire"/>
      </w:pPr>
    </w:p>
    <w:p w14:paraId="0096B93E" w14:textId="314D2357" w:rsidR="00A2611D" w:rsidRDefault="00A2611D">
      <w:pPr>
        <w:pStyle w:val="Commentaire"/>
      </w:pPr>
      <w:r>
        <w:t>Proposition :</w:t>
      </w:r>
    </w:p>
    <w:p w14:paraId="39648D15" w14:textId="0FE115DF" w:rsidR="00A2611D" w:rsidRDefault="00A2611D">
      <w:pPr>
        <w:pStyle w:val="Commentaire"/>
      </w:pPr>
      <w:r>
        <w:t>Segment autonome et logique de l’entreprise exploitant un ou plusieurs domaines d’affaires ayant son propre budget et sa propre stratégie d’affaires.</w:t>
      </w:r>
    </w:p>
  </w:comment>
  <w:comment w:id="33" w:author="Desclaux Stéphane (Nter)" w:date="2020-01-10T11:47:00Z" w:initials="DS(">
    <w:p w14:paraId="0342D578" w14:textId="77777777" w:rsidR="00A2611D" w:rsidRDefault="00A2611D" w:rsidP="001C2152">
      <w:pPr>
        <w:pStyle w:val="Commentaire"/>
      </w:pPr>
      <w:r>
        <w:rPr>
          <w:rStyle w:val="Marquedecommentaire"/>
        </w:rPr>
        <w:annotationRef/>
      </w:r>
      <w:r>
        <w:t>Capability et non pas Capacity. Pas de distinction au niveau du vocabulaire en français.</w:t>
      </w:r>
    </w:p>
  </w:comment>
  <w:comment w:id="34" w:author="Raymond Jeff (Nter)" w:date="2020-01-13T15:15:00Z" w:initials="RJ(">
    <w:p w14:paraId="3716EAE4" w14:textId="33AD2CAC" w:rsidR="00A2611D" w:rsidRDefault="00A2611D">
      <w:pPr>
        <w:pStyle w:val="Commentaire"/>
      </w:pPr>
      <w:r>
        <w:rPr>
          <w:rStyle w:val="Marquedecommentaire"/>
        </w:rPr>
        <w:annotationRef/>
      </w:r>
      <w:r>
        <w:t>Ajusté.</w:t>
      </w:r>
    </w:p>
  </w:comment>
  <w:comment w:id="40" w:author="Desclaux Stéphane (Nter)" w:date="2020-01-10T11:48:00Z" w:initials="DS(">
    <w:p w14:paraId="36040AFA" w14:textId="77777777" w:rsidR="00A2611D" w:rsidRDefault="00A2611D" w:rsidP="001C2152">
      <w:pPr>
        <w:pStyle w:val="Commentaire"/>
      </w:pPr>
      <w:r>
        <w:rPr>
          <w:rStyle w:val="Marquedecommentaire"/>
        </w:rPr>
        <w:annotationRef/>
      </w:r>
      <w:r>
        <w:t>Toujours dans la Vision, « Une capacité d’affaires, ou simplement « capacité », définit le quoi (ce que les affaires font) »</w:t>
      </w:r>
    </w:p>
    <w:p w14:paraId="5425DD02" w14:textId="77777777" w:rsidR="00A2611D" w:rsidRDefault="00A2611D" w:rsidP="001C2152">
      <w:pPr>
        <w:pStyle w:val="Commentaire"/>
      </w:pPr>
      <w:r>
        <w:t>« Les capacités d’affaires sont groupées en trois (3) catégories :</w:t>
      </w:r>
    </w:p>
    <w:p w14:paraId="4B9C6B72" w14:textId="77777777" w:rsidR="00A2611D" w:rsidRDefault="00A2611D" w:rsidP="001C2152">
      <w:pPr>
        <w:pStyle w:val="Commentaire"/>
        <w:numPr>
          <w:ilvl w:val="0"/>
          <w:numId w:val="47"/>
        </w:numPr>
      </w:pPr>
      <w:r>
        <w:t xml:space="preserve"> Capacité stratégiques (…)</w:t>
      </w:r>
    </w:p>
    <w:p w14:paraId="4AD2C676" w14:textId="77777777" w:rsidR="00A2611D" w:rsidRDefault="00A2611D" w:rsidP="001C2152">
      <w:pPr>
        <w:pStyle w:val="Commentaire"/>
        <w:numPr>
          <w:ilvl w:val="0"/>
          <w:numId w:val="47"/>
        </w:numPr>
      </w:pPr>
      <w:r>
        <w:t xml:space="preserve"> Capacité cœur de métier (…)</w:t>
      </w:r>
    </w:p>
    <w:p w14:paraId="131472BD" w14:textId="77777777" w:rsidR="00A2611D" w:rsidRDefault="00A2611D" w:rsidP="001C2152">
      <w:pPr>
        <w:pStyle w:val="Commentaire"/>
        <w:numPr>
          <w:ilvl w:val="0"/>
          <w:numId w:val="47"/>
        </w:numPr>
      </w:pPr>
      <w:r>
        <w:t xml:space="preserve"> Capacité de support (…)</w:t>
      </w:r>
    </w:p>
    <w:p w14:paraId="12827648" w14:textId="77777777" w:rsidR="00A2611D" w:rsidRDefault="00A2611D" w:rsidP="001C2152">
      <w:pPr>
        <w:pStyle w:val="Commentaire"/>
      </w:pPr>
    </w:p>
    <w:p w14:paraId="320075C8" w14:textId="77777777" w:rsidR="00A2611D" w:rsidRDefault="00A2611D" w:rsidP="001C2152">
      <w:pPr>
        <w:pStyle w:val="Commentaire"/>
      </w:pPr>
      <w:r>
        <w:t>BizBok</w:t>
      </w:r>
    </w:p>
    <w:p w14:paraId="56B35A63" w14:textId="77777777" w:rsidR="00A2611D" w:rsidRDefault="00A2611D" w:rsidP="001C2152">
      <w:pPr>
        <w:pStyle w:val="Commentaire"/>
      </w:pPr>
      <w:r>
        <w:rPr>
          <w:noProof/>
          <w:lang w:eastAsia="fr-CA"/>
        </w:rPr>
        <w:drawing>
          <wp:inline distT="0" distB="0" distL="0" distR="0" wp14:anchorId="48EB6623" wp14:editId="09BA2F79">
            <wp:extent cx="4353865" cy="104775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525300" cy="1089006"/>
                    </a:xfrm>
                    <a:prstGeom prst="rect">
                      <a:avLst/>
                    </a:prstGeom>
                  </pic:spPr>
                </pic:pic>
              </a:graphicData>
            </a:graphic>
          </wp:inline>
        </w:drawing>
      </w:r>
    </w:p>
  </w:comment>
  <w:comment w:id="41" w:author="Raymond Jeff (Nter)" w:date="2020-01-13T15:22:00Z" w:initials="RJ(">
    <w:p w14:paraId="59E9637D" w14:textId="6AE90F10" w:rsidR="00A2611D" w:rsidRDefault="00A2611D">
      <w:pPr>
        <w:pStyle w:val="Commentaire"/>
      </w:pPr>
      <w:r>
        <w:rPr>
          <w:rStyle w:val="Marquedecommentaire"/>
        </w:rPr>
        <w:annotationRef/>
      </w:r>
      <w:r>
        <w:t>Ajusté</w:t>
      </w:r>
    </w:p>
  </w:comment>
  <w:comment w:id="66" w:author="Desclaux Stéphane (Nter)" w:date="2020-01-10T11:52:00Z" w:initials="DS(">
    <w:p w14:paraId="399F74E9" w14:textId="77777777" w:rsidR="00A2611D" w:rsidRDefault="00A2611D" w:rsidP="001C2152">
      <w:pPr>
        <w:pStyle w:val="Commentaire"/>
        <w:rPr>
          <w:rStyle w:val="Marquedecommentaire"/>
        </w:rPr>
      </w:pPr>
      <w:r>
        <w:rPr>
          <w:rStyle w:val="Marquedecommentaire"/>
        </w:rPr>
        <w:annotationRef/>
      </w:r>
      <w:r>
        <w:rPr>
          <w:rStyle w:val="Marquedecommentaire"/>
        </w:rPr>
        <w:t>Plus flou pour moi. Je suppose que on tente ici de définir le « Domain » du DDD… Est-ce cela?</w:t>
      </w:r>
    </w:p>
    <w:p w14:paraId="3554EC88" w14:textId="77777777" w:rsidR="00A2611D" w:rsidRDefault="00A2611D" w:rsidP="001C2152">
      <w:pPr>
        <w:pStyle w:val="Commentaire"/>
        <w:rPr>
          <w:rStyle w:val="Marquedecommentaire"/>
        </w:rPr>
      </w:pPr>
    </w:p>
    <w:p w14:paraId="1602E7BD" w14:textId="603BA17F" w:rsidR="00A2611D" w:rsidRDefault="00A2611D" w:rsidP="001C2152">
      <w:pPr>
        <w:pStyle w:val="Commentaire"/>
      </w:pPr>
      <w:r>
        <w:rPr>
          <w:rStyle w:val="Marquedecommentaire"/>
        </w:rPr>
        <w:t>Pourrions-nous simplement parler de « Domaine »</w:t>
      </w:r>
      <w:r>
        <w:t xml:space="preserve"> comme dans DDD</w:t>
      </w:r>
      <w:r>
        <w:object w:dxaOrig="8629" w:dyaOrig="961" w14:anchorId="6AAF7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48pt" o:ole="">
            <v:imagedata r:id="rId2" o:title=""/>
          </v:shape>
          <o:OLEObject Type="Embed" ProgID="WordPad.Document.1" ShapeID="_x0000_i1025" DrawAspect="Content" ObjectID="_1640520758" r:id="rId3"/>
        </w:object>
      </w:r>
      <w:r>
        <w:t xml:space="preserve">? Cela permet de distinguer l’architecture d’affaires (non technologique) pour se concentrer ici sur un besoin technologique : pour développer efficacement, on a besoin de faire du DDD ce qui signifie définir des Domaines. </w:t>
      </w:r>
    </w:p>
    <w:p w14:paraId="0880F855" w14:textId="77777777" w:rsidR="00A2611D" w:rsidRDefault="00A2611D" w:rsidP="001C2152">
      <w:pPr>
        <w:pStyle w:val="Commentaire"/>
      </w:pPr>
    </w:p>
    <w:p w14:paraId="56C390F8" w14:textId="77777777" w:rsidR="00A2611D" w:rsidRDefault="00A2611D" w:rsidP="001C2152">
      <w:pPr>
        <w:pStyle w:val="Commentaire"/>
      </w:pPr>
      <w:r>
        <w:t>Est-on en mesure de trouver une définition qui vient du DDD? Rappeler l’objectif technologique de définir un domaine et sous-domaine (Evans?)</w:t>
      </w:r>
    </w:p>
    <w:p w14:paraId="279D6DDC" w14:textId="77777777" w:rsidR="00A2611D" w:rsidRDefault="00A2611D" w:rsidP="001C2152">
      <w:pPr>
        <w:pStyle w:val="Commentaire"/>
      </w:pPr>
    </w:p>
    <w:p w14:paraId="5D8C5CBF" w14:textId="77777777" w:rsidR="00A2611D" w:rsidRDefault="00A2611D" w:rsidP="001C2152">
      <w:pPr>
        <w:pStyle w:val="Commentaire"/>
      </w:pPr>
      <w:r>
        <w:t>Selon mes lectures (peu approfondi), les sous-domaines peuvent être dérivés (vont ressembler) aux capacités d’affaires. Mais nous avons juste niveau 1 et 2; les domaines devraient probablement être dérivés des capacités de niveau 3, 4, 5… Pour cette étape, s’assurer d’avoir une traçabilité entre la capacité (niveau 2 idéalement sinon niveau 1) et le domaine qui semble nécessaire au niveau technologique (par le CSI).</w:t>
      </w:r>
    </w:p>
  </w:comment>
  <w:comment w:id="67" w:author="Raymond Jeff (Nter)" w:date="2020-01-13T15:22:00Z" w:initials="RJ(">
    <w:p w14:paraId="09F3D2A6" w14:textId="7D35C4DB" w:rsidR="00A2611D" w:rsidRDefault="00A2611D">
      <w:pPr>
        <w:pStyle w:val="Commentaire"/>
      </w:pPr>
      <w:r>
        <w:rPr>
          <w:rStyle w:val="Marquedecommentaire"/>
        </w:rPr>
        <w:annotationRef/>
      </w:r>
      <w:r>
        <w:t>Le but de lui apposé le préfixe « affaire » ici est de pouvoir le distinguer des domaines « applicatif » et « intégration ». Deux autres qualificatif du domaine et qui ont une signification différente. Voir les définitions un peu plus loin.</w:t>
      </w:r>
    </w:p>
  </w:comment>
  <w:comment w:id="95" w:author="Desclaux Stéphane (Nter)" w:date="2020-01-10T12:02:00Z" w:initials="DS(">
    <w:p w14:paraId="6CCF04B1" w14:textId="77777777" w:rsidR="00A2611D" w:rsidRDefault="00A2611D" w:rsidP="001C2152">
      <w:pPr>
        <w:pStyle w:val="Commentaire"/>
      </w:pPr>
      <w:r>
        <w:t>Cette notion n’existe pas dans l’architecture d’affaires (n’est donc pas dans la Vision Architecture Affaires). En fait, c’est « Unité d’affaires ». Nous n’avons pas défini les unités d’affaires de niveau 3 ou 4 dans nos travaux (en gros, c’est l’organigramme).</w:t>
      </w:r>
    </w:p>
    <w:p w14:paraId="5CF3FD6D" w14:textId="77777777" w:rsidR="00A2611D" w:rsidRDefault="00A2611D" w:rsidP="001C2152">
      <w:pPr>
        <w:pStyle w:val="Commentaire"/>
      </w:pPr>
      <w:r>
        <w:t>Ma recommandation : utiliser le terme « unité d’affaires ».</w:t>
      </w:r>
    </w:p>
  </w:comment>
  <w:comment w:id="96" w:author="Raymond Jeff (Nter)" w:date="2020-01-13T15:25:00Z" w:initials="RJ(">
    <w:p w14:paraId="12CDFA73" w14:textId="536AF5E8" w:rsidR="00A2611D" w:rsidRDefault="00A2611D">
      <w:pPr>
        <w:pStyle w:val="Commentaire"/>
      </w:pPr>
      <w:r>
        <w:rPr>
          <w:rStyle w:val="Marquedecommentaire"/>
        </w:rPr>
        <w:annotationRef/>
      </w:r>
      <w:r>
        <w:t>En fait, les secteurs d’affaires, ce sont l’équivalent des « domaines d’affaires » dans la vision Architecture Affaires.</w:t>
      </w:r>
    </w:p>
    <w:p w14:paraId="41F0F16F" w14:textId="6168A75D" w:rsidR="00A2611D" w:rsidRDefault="00A2611D">
      <w:pPr>
        <w:pStyle w:val="Commentaire"/>
      </w:pPr>
      <w:r>
        <w:t>Par exemple, le secteur d’affaires « Clients » gère (processus) les clients (entité) de manière différente entre les domaines Casinos, LV, PEL ou Loteries. C’est une réalité qui ne remet pas en cause l’objectif de vouloir à terme gérer le client dans une perspective stratégique d’entreprise (domaine LQ). Mais il y aura très probablement tjrs des capacités et fonctions d’affaires du Secteur Clients qui vont demeurer liées spécifiquement au domaine d’affaires.</w:t>
      </w:r>
    </w:p>
  </w:comment>
  <w:comment w:id="164" w:author="Desclaux Stéphane (Nter)" w:date="2020-01-10T12:11:00Z" w:initials="DS(">
    <w:p w14:paraId="0E5C01CB" w14:textId="77777777" w:rsidR="00A2611D" w:rsidRDefault="00A2611D" w:rsidP="00AA1AA9">
      <w:pPr>
        <w:pStyle w:val="Commentaire"/>
      </w:pPr>
      <w:r>
        <w:rPr>
          <w:rStyle w:val="Marquedecommentaire"/>
        </w:rPr>
        <w:annotationRef/>
      </w:r>
      <w:r>
        <w:t>En résumé, utiliser 3 termes qui viennent de l’architecture d’affaires (réf. Vision et BizBok) :</w:t>
      </w:r>
    </w:p>
    <w:p w14:paraId="7ABD7DB8" w14:textId="77777777" w:rsidR="00A2611D" w:rsidRDefault="00A2611D" w:rsidP="00AA1AA9">
      <w:pPr>
        <w:pStyle w:val="Commentaire"/>
        <w:numPr>
          <w:ilvl w:val="0"/>
          <w:numId w:val="47"/>
        </w:numPr>
      </w:pPr>
      <w:r>
        <w:t>Organisation</w:t>
      </w:r>
    </w:p>
    <w:p w14:paraId="528CE5CB" w14:textId="77777777" w:rsidR="00A2611D" w:rsidRDefault="00A2611D" w:rsidP="00AA1AA9">
      <w:pPr>
        <w:pStyle w:val="Commentaire"/>
        <w:numPr>
          <w:ilvl w:val="0"/>
          <w:numId w:val="47"/>
        </w:numPr>
      </w:pPr>
      <w:r>
        <w:t>unités d’affaires</w:t>
      </w:r>
    </w:p>
    <w:p w14:paraId="02587098" w14:textId="77777777" w:rsidR="00A2611D" w:rsidRDefault="00A2611D" w:rsidP="00AA1AA9">
      <w:pPr>
        <w:pStyle w:val="Commentaire"/>
        <w:numPr>
          <w:ilvl w:val="0"/>
          <w:numId w:val="47"/>
        </w:numPr>
      </w:pPr>
      <w:r>
        <w:t>Capacité d’affaires</w:t>
      </w:r>
    </w:p>
    <w:p w14:paraId="15E43483" w14:textId="77777777" w:rsidR="00A2611D" w:rsidRDefault="00A2611D" w:rsidP="00AA1AA9">
      <w:pPr>
        <w:pStyle w:val="Commentaire"/>
      </w:pPr>
      <w:r>
        <w:t>Et 1 terme qui vient de la techno (DDD) :</w:t>
      </w:r>
    </w:p>
    <w:p w14:paraId="6EBF4F65" w14:textId="77777777" w:rsidR="00A2611D" w:rsidRDefault="00A2611D" w:rsidP="00AA1AA9">
      <w:pPr>
        <w:pStyle w:val="Commentaire"/>
        <w:numPr>
          <w:ilvl w:val="0"/>
          <w:numId w:val="47"/>
        </w:numPr>
      </w:pPr>
      <w:r>
        <w:t xml:space="preserve"> Domaine</w:t>
      </w:r>
    </w:p>
    <w:p w14:paraId="3C55C350" w14:textId="77777777" w:rsidR="00A2611D" w:rsidRDefault="00A2611D" w:rsidP="00AA1AA9">
      <w:pPr>
        <w:pStyle w:val="Commentaire"/>
      </w:pPr>
    </w:p>
    <w:p w14:paraId="4132A403" w14:textId="77777777" w:rsidR="00A2611D" w:rsidRDefault="00A2611D" w:rsidP="00AA1AA9">
      <w:pPr>
        <w:pStyle w:val="Commentaire"/>
      </w:pPr>
      <w:r>
        <w:t>Aussi, à mon avis, dans cette section, il faudrait aussi définir le vocabulaire DDD : « Bounded context » et « Subdomain ».</w:t>
      </w:r>
    </w:p>
  </w:comment>
  <w:comment w:id="165" w:author="Raymond Jeff (Nter)" w:date="2020-01-13T15:44:00Z" w:initials="RJ(">
    <w:p w14:paraId="009C708A" w14:textId="73C12442" w:rsidR="00A2611D" w:rsidRDefault="00A2611D">
      <w:pPr>
        <w:pStyle w:val="Commentaire"/>
      </w:pPr>
      <w:r>
        <w:rPr>
          <w:rStyle w:val="Marquedecommentaire"/>
        </w:rPr>
        <w:annotationRef/>
      </w:r>
      <w:r>
        <w:t>Le bounded-context est défini à la section suivante.</w:t>
      </w:r>
    </w:p>
  </w:comment>
  <w:comment w:id="188" w:author="Galliache Sylvie" w:date="2020-01-08T09:33:00Z" w:initials="GS">
    <w:p w14:paraId="727D2FCC" w14:textId="77777777" w:rsidR="00A2611D" w:rsidRDefault="00A2611D" w:rsidP="001C2152">
      <w:pPr>
        <w:pStyle w:val="Commentaire"/>
      </w:pPr>
      <w:r>
        <w:rPr>
          <w:rStyle w:val="Marquedecommentaire"/>
        </w:rPr>
        <w:annotationRef/>
      </w:r>
      <w:r>
        <w:t xml:space="preserve">Vraiment requis ce niveau ? si on travaille via les objets (ou entités) d’affaires, on peut dire que ce sont des catégories de ces objets. Je ne vois pas le plus value de ce niveau. De plus c’est souvent une catégorie qui est directement ‘codé’ au niveau de l’objet </w:t>
      </w:r>
    </w:p>
  </w:comment>
  <w:comment w:id="189" w:author="Raymond Jeff (Nter)" w:date="2020-01-13T15:46:00Z" w:initials="RJ(">
    <w:p w14:paraId="5398E003" w14:textId="6DBE99F1" w:rsidR="00A2611D" w:rsidRDefault="00A2611D">
      <w:pPr>
        <w:pStyle w:val="Commentaire"/>
      </w:pPr>
      <w:r>
        <w:rPr>
          <w:rStyle w:val="Marquedecommentaire"/>
        </w:rPr>
        <w:annotationRef/>
      </w:r>
      <w:r>
        <w:t>Oui, ce niveau est requis. Il est à la base du DDD.</w:t>
      </w:r>
    </w:p>
    <w:p w14:paraId="0CCB4910" w14:textId="0CAC2D0C" w:rsidR="00A2611D" w:rsidRDefault="00A2611D">
      <w:pPr>
        <w:pStyle w:val="Commentaire"/>
      </w:pPr>
      <w:r>
        <w:t>L’implémentation physique d’un object (ex. Produit) peut être similaire d’un contexte à l’autre et peut mener à définir des classes ou encore des modèles de données similaires. Comme par exemple, un attribut catégorie comme l’un des éléments de distinction ; exemple pour faire de la réutilisation de classe) mais reste que les le produit Keno et le produit MAS sont deux produits d’affaires gérés par des processus d’affaires, des capacités d’affaires et probablement des ressources humaines différentes.</w:t>
      </w:r>
    </w:p>
  </w:comment>
  <w:comment w:id="185" w:author="Desclaux Stéphane (Nter)" w:date="2020-01-10T12:15:00Z" w:initials="DS(">
    <w:p w14:paraId="479FA4F0" w14:textId="77777777" w:rsidR="00A2611D" w:rsidRDefault="00A2611D" w:rsidP="001C2152">
      <w:pPr>
        <w:pStyle w:val="Commentaire"/>
      </w:pPr>
      <w:r>
        <w:rPr>
          <w:rStyle w:val="Marquedecommentaire"/>
        </w:rPr>
        <w:annotationRef/>
      </w:r>
      <w:r>
        <w:t>Oups… j’avais pas vu que la section continuait.</w:t>
      </w:r>
    </w:p>
    <w:p w14:paraId="52876088" w14:textId="77777777" w:rsidR="00A2611D" w:rsidRDefault="00A2611D" w:rsidP="001C2152">
      <w:pPr>
        <w:pStyle w:val="Commentaire"/>
      </w:pPr>
      <w:r>
        <w:t xml:space="preserve">Je suis d’accord avec Sylvie : on ajoute des notions qui semble être des notions Affaires mais qui ne repose par sur l’architecture d’affaires. </w:t>
      </w:r>
    </w:p>
    <w:p w14:paraId="2E8F16FA" w14:textId="77777777" w:rsidR="00A2611D" w:rsidRDefault="00A2611D" w:rsidP="001C2152">
      <w:pPr>
        <w:pStyle w:val="Commentaire"/>
      </w:pPr>
    </w:p>
    <w:p w14:paraId="427138EE" w14:textId="77777777" w:rsidR="00A2611D" w:rsidRDefault="00A2611D" w:rsidP="001C2152">
      <w:pPr>
        <w:pStyle w:val="Commentaire"/>
      </w:pPr>
      <w:r>
        <w:t xml:space="preserve">En fait, je vois plus bas que on veut définir le vocabulaire du DDD : « Bounded context » que l’on traduit ici par contexte d’affaires… ce qui est une erreur. </w:t>
      </w:r>
    </w:p>
  </w:comment>
  <w:comment w:id="186" w:author="Raymond Jeff (Nter)" w:date="2020-01-13T16:02:00Z" w:initials="RJ(">
    <w:p w14:paraId="262F0D73" w14:textId="5F28C466" w:rsidR="00A2611D" w:rsidRDefault="00A2611D">
      <w:pPr>
        <w:pStyle w:val="Commentaire"/>
      </w:pPr>
      <w:r>
        <w:rPr>
          <w:rStyle w:val="Marquedecommentaire"/>
        </w:rPr>
        <w:annotationRef/>
      </w:r>
      <w:r>
        <w:t>Voir cette référence en plus des deux que j’ai déjà donnés.</w:t>
      </w:r>
    </w:p>
    <w:p w14:paraId="3D8ADCDE" w14:textId="023EC771" w:rsidR="00A2611D" w:rsidRDefault="00A2611D">
      <w:pPr>
        <w:pStyle w:val="Commentaire"/>
      </w:pPr>
      <w:hyperlink r:id="rId4" w:history="1">
        <w:r>
          <w:rPr>
            <w:rStyle w:val="Lienhypertexte"/>
          </w:rPr>
          <w:t>https://microservices.io/patterns/decomposition/decompose-by-business-capability.html</w:t>
        </w:r>
      </w:hyperlink>
    </w:p>
    <w:p w14:paraId="3D75F71E" w14:textId="77777777" w:rsidR="00A2611D" w:rsidRDefault="00A2611D">
      <w:pPr>
        <w:pStyle w:val="Commentaire"/>
      </w:pPr>
    </w:p>
    <w:p w14:paraId="71961529" w14:textId="4511474F" w:rsidR="00A2611D" w:rsidRDefault="00A2611D">
      <w:pPr>
        <w:pStyle w:val="Commentaire"/>
      </w:pPr>
      <w:r>
        <w:t>Si le préfixe « affaires » accroche, on trouvera autre chose. C’est ma propre traduction de « bounded context ». J’aurais pu utiliser « contexte délimité » mais je trouvais ça pas beau. ;-)</w:t>
      </w:r>
    </w:p>
    <w:p w14:paraId="261E6696" w14:textId="141834A2" w:rsidR="00A2611D" w:rsidRDefault="00A2611D">
      <w:pPr>
        <w:pStyle w:val="Commentaire"/>
      </w:pPr>
      <w:r>
        <w:t>Au niveau « contexte », nous sommes à un niveau d’architecture assez bas. Plus proche des cas d’utilisation (activités d’affaires) que du niveau des domaines ou secteurs d’affaires.</w:t>
      </w:r>
    </w:p>
  </w:comment>
  <w:comment w:id="236" w:author="Galliache Sylvie" w:date="2020-01-08T09:37:00Z" w:initials="GS">
    <w:p w14:paraId="0CA1E093" w14:textId="77777777" w:rsidR="00A2611D" w:rsidRDefault="00A2611D" w:rsidP="001C2152">
      <w:pPr>
        <w:pStyle w:val="Commentaire"/>
      </w:pPr>
      <w:r>
        <w:rPr>
          <w:rStyle w:val="Marquedecommentaire"/>
        </w:rPr>
        <w:annotationRef/>
      </w:r>
      <w:r>
        <w:t>Trop détaillé ici difficile à comprendre je trouve</w:t>
      </w:r>
    </w:p>
    <w:p w14:paraId="39312046" w14:textId="77777777" w:rsidR="00A2611D" w:rsidRDefault="00A2611D" w:rsidP="001C2152">
      <w:pPr>
        <w:pStyle w:val="Commentaire"/>
      </w:pPr>
      <w:r>
        <w:t>Si on veut donner du détail, il faudrait que ce soit simple pour permettre de diffusé aux équipes dev</w:t>
      </w:r>
    </w:p>
    <w:p w14:paraId="2CAFF21A" w14:textId="77777777" w:rsidR="00A2611D" w:rsidRDefault="00A2611D" w:rsidP="001C2152">
      <w:pPr>
        <w:pStyle w:val="Commentaire"/>
      </w:pPr>
    </w:p>
    <w:p w14:paraId="74E78CA9" w14:textId="77777777" w:rsidR="00A2611D" w:rsidRDefault="00A2611D" w:rsidP="001C2152">
      <w:pPr>
        <w:pStyle w:val="Commentaire"/>
      </w:pPr>
      <w:r>
        <w:t xml:space="preserve">On devrait juste référer ici à la façon dont nous avons découpé les zones d’intégration, et par la suite poursuivre avec les domaines d’intégration et le schéma </w:t>
      </w:r>
    </w:p>
    <w:p w14:paraId="720C1897" w14:textId="77777777" w:rsidR="00A2611D" w:rsidRDefault="00A2611D" w:rsidP="001C2152">
      <w:pPr>
        <w:pStyle w:val="Commentaire"/>
      </w:pPr>
      <w:r>
        <w:t>(d’ailleurs il faudra donner la définition de chaque domaine d’intégration que nous avons convenu)</w:t>
      </w:r>
    </w:p>
  </w:comment>
  <w:comment w:id="237" w:author="Raymond Jeff (Nter)" w:date="2020-01-13T16:08:00Z" w:initials="RJ(">
    <w:p w14:paraId="7FA7FA33" w14:textId="350315DE" w:rsidR="00A2611D" w:rsidRDefault="00A2611D">
      <w:pPr>
        <w:pStyle w:val="Commentaire"/>
      </w:pPr>
      <w:r>
        <w:rPr>
          <w:rStyle w:val="Marquedecommentaire"/>
        </w:rPr>
        <w:annotationRef/>
      </w:r>
      <w:r>
        <w:t>D’accord, on va voir ensemble ce que l’on peut faire. L’objectif est de démontrer que le contexte peut être représenté à des niveaux de granularité différentes selon la complexité et la taille du secteur d’affaires.</w:t>
      </w:r>
    </w:p>
  </w:comment>
  <w:comment w:id="234" w:author="Desclaux Stéphane (Nter)" w:date="2020-01-10T12:18:00Z" w:initials="DS(">
    <w:p w14:paraId="551859F5" w14:textId="77777777" w:rsidR="00A2611D" w:rsidRDefault="00A2611D" w:rsidP="001C2152">
      <w:pPr>
        <w:pStyle w:val="Commentaire"/>
      </w:pPr>
      <w:r>
        <w:rPr>
          <w:rStyle w:val="Marquedecommentaire"/>
        </w:rPr>
        <w:annotationRef/>
      </w:r>
      <w:r>
        <w:t>Compliqué… On a définit plus haut le « Domaine » du DDD. À mo avis, il manque la définition du Sous Domaine et on arrive ensuite au modèle de Domaine propre à chaque sous domaine/BC (encore flou pour moi).</w:t>
      </w:r>
    </w:p>
    <w:p w14:paraId="223FE4A5" w14:textId="77777777" w:rsidR="00A2611D" w:rsidRDefault="00A2611D" w:rsidP="001C2152">
      <w:pPr>
        <w:pStyle w:val="Commentaire"/>
      </w:pPr>
    </w:p>
    <w:p w14:paraId="08336337" w14:textId="77777777" w:rsidR="00A2611D" w:rsidRDefault="00A2611D" w:rsidP="001C2152">
      <w:pPr>
        <w:pStyle w:val="Commentaire"/>
      </w:pPr>
      <w:r>
        <w:t>À moins que cela soit autre chose ici…</w:t>
      </w:r>
    </w:p>
  </w:comment>
  <w:comment w:id="345" w:author="Desclaux Stéphane (Nter)" w:date="2020-01-10T12:21:00Z" w:initials="DS(">
    <w:p w14:paraId="3671DD38" w14:textId="77777777" w:rsidR="00A2611D" w:rsidRDefault="00A2611D" w:rsidP="001C2152">
      <w:pPr>
        <w:pStyle w:val="Commentaire"/>
      </w:pPr>
      <w:r>
        <w:t>En l’état actuel (ébauche), j’évalue que c’ets pas assez clair : il y a peut-être trop de termes/notions? Pas assez de lien explicite entre les termes/notions (schéma pour aider)?</w:t>
      </w:r>
    </w:p>
    <w:p w14:paraId="49407593" w14:textId="77777777" w:rsidR="00A2611D" w:rsidRDefault="00A2611D" w:rsidP="001C2152">
      <w:pPr>
        <w:pStyle w:val="Commentaire"/>
      </w:pPr>
      <w:r>
        <w:t>Il faudrait éviter d’ajouter le mot « Affaires » si on parle techno DDD : conserver le vocabulaire « Domain », « Bounded context ».</w:t>
      </w:r>
    </w:p>
  </w:comment>
  <w:comment w:id="370" w:author="Demers Richard (Nter)" w:date="2020-01-13T11:51:00Z" w:initials="DR">
    <w:p w14:paraId="7FDAB60E" w14:textId="77777777" w:rsidR="00A2611D" w:rsidRDefault="00A2611D" w:rsidP="008B4422">
      <w:pPr>
        <w:pStyle w:val="Commentaire"/>
      </w:pPr>
      <w:r>
        <w:rPr>
          <w:rStyle w:val="Marquedecommentaire"/>
        </w:rPr>
        <w:annotationRef/>
      </w:r>
      <w:r>
        <w:t>Type de service. Dans le cas d’un BFF par exemple :</w:t>
      </w:r>
    </w:p>
    <w:p w14:paraId="04873C9D" w14:textId="77777777" w:rsidR="00A2611D" w:rsidRDefault="00A2611D" w:rsidP="008B4422">
      <w:pPr>
        <w:pStyle w:val="Commentaire"/>
      </w:pPr>
      <w:r>
        <w:t>Chaque BFF défini son API (contrat).</w:t>
      </w:r>
    </w:p>
    <w:p w14:paraId="532CFA86" w14:textId="77777777" w:rsidR="00A2611D" w:rsidRDefault="00A2611D" w:rsidP="008B4422">
      <w:pPr>
        <w:pStyle w:val="Commentaire"/>
      </w:pPr>
      <w:r>
        <w:t>Le BFF est un agrégateur qui consomme possiblement plusieurs services affaires</w:t>
      </w:r>
    </w:p>
    <w:p w14:paraId="7F93B5F3" w14:textId="77777777" w:rsidR="00A2611D" w:rsidRDefault="00A2611D" w:rsidP="008B4422">
      <w:pPr>
        <w:pStyle w:val="Commentaire"/>
      </w:pPr>
      <w:r>
        <w:t xml:space="preserve">Ref : </w:t>
      </w:r>
      <w:hyperlink r:id="rId5" w:history="1">
        <w:r>
          <w:rPr>
            <w:rStyle w:val="Lienhypertexte"/>
          </w:rPr>
          <w:t>https://samnewman.io/patterns/architectural/bff/</w:t>
        </w:r>
      </w:hyperlink>
    </w:p>
  </w:comment>
  <w:comment w:id="390" w:author="Demers Richard (Nter)" w:date="2020-01-13T11:51:00Z" w:initials="DR">
    <w:p w14:paraId="1E829DF4" w14:textId="6D0FBB91" w:rsidR="00A2611D" w:rsidRDefault="00A2611D">
      <w:pPr>
        <w:pStyle w:val="Commentaire"/>
      </w:pPr>
      <w:r>
        <w:rPr>
          <w:rStyle w:val="Marquedecommentaire"/>
        </w:rPr>
        <w:annotationRef/>
      </w:r>
      <w:r>
        <w:t>Type de service. Dans le cas d’un BFF par exemple :</w:t>
      </w:r>
    </w:p>
    <w:p w14:paraId="0F9BAAC8" w14:textId="3DAD319F" w:rsidR="00A2611D" w:rsidRDefault="00A2611D">
      <w:pPr>
        <w:pStyle w:val="Commentaire"/>
      </w:pPr>
      <w:r>
        <w:t>Chaque BFF défini son API (contrat).</w:t>
      </w:r>
    </w:p>
    <w:p w14:paraId="673C8151" w14:textId="11E5CB17" w:rsidR="00A2611D" w:rsidRDefault="00A2611D">
      <w:pPr>
        <w:pStyle w:val="Commentaire"/>
      </w:pPr>
      <w:r>
        <w:t>Le BFF est un agrégateur qui consomme possiblement plusieurs services affaires</w:t>
      </w:r>
    </w:p>
    <w:p w14:paraId="37ACDA58" w14:textId="0B482CA5" w:rsidR="00A2611D" w:rsidRDefault="00A2611D">
      <w:pPr>
        <w:pStyle w:val="Commentaire"/>
      </w:pPr>
      <w:r>
        <w:t xml:space="preserve">Ref : </w:t>
      </w:r>
      <w:hyperlink r:id="rId6" w:history="1">
        <w:r>
          <w:rPr>
            <w:rStyle w:val="Lienhypertexte"/>
          </w:rPr>
          <w:t>https://samnewman.io/patterns/architectural/bff/</w:t>
        </w:r>
      </w:hyperlink>
    </w:p>
  </w:comment>
  <w:comment w:id="405" w:author="Desclaux Stéphane (Nter)" w:date="2020-01-09T09:51:00Z" w:initials="DS(">
    <w:p w14:paraId="3B6CF826" w14:textId="40F960A4" w:rsidR="00A2611D" w:rsidRDefault="00A2611D">
      <w:pPr>
        <w:pStyle w:val="Commentaire"/>
      </w:pPr>
      <w:r>
        <w:rPr>
          <w:rStyle w:val="Marquedecommentaire"/>
        </w:rPr>
        <w:annotationRef/>
      </w:r>
      <w:r>
        <w:t>(mineur; clarification) « Le logiciel » …  « fait usage d’un ou plusieurs services » Est-ce que les services sont internes ou externes au logiciel? Si c’est des services externes au logiciel, il existe des logiciels qui ne font appel à aucun service. Clarifier sur ces 2 points.</w:t>
      </w:r>
    </w:p>
  </w:comment>
  <w:comment w:id="406" w:author="Raymond Jeff (Nter)" w:date="2020-01-13T12:49:00Z" w:initials="RJ(">
    <w:p w14:paraId="73032A15" w14:textId="4F6DA378" w:rsidR="00A2611D" w:rsidRDefault="00A2611D">
      <w:pPr>
        <w:pStyle w:val="Commentaire"/>
      </w:pPr>
      <w:r>
        <w:rPr>
          <w:rStyle w:val="Marquedecommentaire"/>
        </w:rPr>
        <w:annotationRef/>
      </w:r>
      <w:r>
        <w:t>Ajusté.</w:t>
      </w:r>
    </w:p>
  </w:comment>
  <w:comment w:id="418" w:author="Desclaux Stéphane (Nter)" w:date="2020-01-09T11:39:00Z" w:initials="SD">
    <w:p w14:paraId="115CC217" w14:textId="77777777" w:rsidR="00A2611D" w:rsidRDefault="00A2611D" w:rsidP="00E35DF0">
      <w:pPr>
        <w:pStyle w:val="Commentaire"/>
      </w:pPr>
      <w:r>
        <w:rPr>
          <w:rStyle w:val="Marquedecommentaire"/>
        </w:rPr>
        <w:annotationRef/>
      </w:r>
      <w:r>
        <w:t>(mineur; clarification)Il y a un couplage fort à une partie des données?…</w:t>
      </w:r>
    </w:p>
  </w:comment>
  <w:comment w:id="419" w:author="Raymond Jeff (Nter)" w:date="2020-01-13T12:49:00Z" w:initials="RJ(">
    <w:p w14:paraId="2FBFAF66" w14:textId="3121A6A7" w:rsidR="00A2611D" w:rsidRDefault="00A2611D">
      <w:pPr>
        <w:pStyle w:val="Commentaire"/>
      </w:pPr>
      <w:r>
        <w:rPr>
          <w:rStyle w:val="Marquedecommentaire"/>
        </w:rPr>
        <w:annotationRef/>
      </w:r>
      <w:r>
        <w:t>Ajusté.</w:t>
      </w:r>
    </w:p>
  </w:comment>
  <w:comment w:id="443" w:author="Desclaux Stéphane (Nter)" w:date="2020-01-09T11:58:00Z" w:initials="SD">
    <w:p w14:paraId="1300FB83" w14:textId="15250EA8" w:rsidR="00A2611D" w:rsidRDefault="00A2611D">
      <w:pPr>
        <w:pStyle w:val="Commentaire"/>
      </w:pPr>
      <w:r>
        <w:rPr>
          <w:rStyle w:val="Marquedecommentaire"/>
        </w:rPr>
        <w:annotationRef/>
      </w:r>
      <w:r>
        <w:t>(Question/clarification)Je ne dois pas prendre ici le mot API au sens stricte : « API domaine » désigne l’ensemble composé de l’interface (l’API) et les services sous-jacents… C’est cela?</w:t>
      </w:r>
    </w:p>
  </w:comment>
  <w:comment w:id="444" w:author="Raymond Jeff (Nter)" w:date="2020-01-13T12:48:00Z" w:initials="RJ(">
    <w:p w14:paraId="20FEF544" w14:textId="46FB3F7E" w:rsidR="00A2611D" w:rsidRDefault="00A2611D">
      <w:pPr>
        <w:pStyle w:val="Commentaire"/>
      </w:pPr>
      <w:r>
        <w:rPr>
          <w:rStyle w:val="Marquedecommentaire"/>
        </w:rPr>
        <w:annotationRef/>
      </w:r>
      <w:r>
        <w:t>Oui.</w:t>
      </w:r>
    </w:p>
  </w:comment>
  <w:comment w:id="445" w:author="Desclaux Stéphane (Nter)" w:date="2020-01-09T12:03:00Z" w:initials="SD">
    <w:p w14:paraId="49AFFD2D" w14:textId="48981F21" w:rsidR="00A2611D" w:rsidRDefault="00A2611D">
      <w:pPr>
        <w:pStyle w:val="Commentaire"/>
      </w:pPr>
      <w:r>
        <w:rPr>
          <w:rStyle w:val="Marquedecommentaire"/>
        </w:rPr>
        <w:annotationRef/>
      </w:r>
      <w:r>
        <w:t>Est-ce « Capacité d’affaires » correspond aux capacités de l’architecture d’affaires (une sous-capacité de niveau 4 ou 5 ou plus dans le modèle de capacités d’affaires LQ?).</w:t>
      </w:r>
    </w:p>
  </w:comment>
  <w:comment w:id="446" w:author="Raymond Jeff (Nter)" w:date="2020-01-13T12:49:00Z" w:initials="RJ(">
    <w:p w14:paraId="3C25180C" w14:textId="30227391" w:rsidR="00A2611D" w:rsidRDefault="00A2611D">
      <w:pPr>
        <w:pStyle w:val="Commentaire"/>
      </w:pPr>
      <w:r>
        <w:t xml:space="preserve">Les </w:t>
      </w:r>
      <w:r>
        <w:rPr>
          <w:rStyle w:val="Marquedecommentaire"/>
        </w:rPr>
        <w:annotationRef/>
      </w:r>
      <w:r>
        <w:t>capacités d’affaire peuvent avoir différents niveaux de granularité. Comme c’est d’ailleurs précisé dans le registre des capacités d’affaires (N0, N1, N2…)</w:t>
      </w:r>
    </w:p>
  </w:comment>
  <w:comment w:id="447" w:author="Raymond Jeff (Nter)" w:date="2020-01-06T14:00:00Z" w:initials="RJ(">
    <w:p w14:paraId="2F54F60B" w14:textId="1FB0D3E4" w:rsidR="00A2611D" w:rsidRDefault="00A2611D">
      <w:pPr>
        <w:pStyle w:val="Commentaire"/>
      </w:pPr>
      <w:r>
        <w:rPr>
          <w:rStyle w:val="Marquedecommentaire"/>
        </w:rPr>
        <w:annotationRef/>
      </w:r>
      <w:r>
        <w:t>À valider</w:t>
      </w:r>
    </w:p>
    <w:p w14:paraId="00BE4D87" w14:textId="5F9BAA5E" w:rsidR="00A2611D" w:rsidRDefault="00A2611D">
      <w:pPr>
        <w:pStyle w:val="Commentaire"/>
      </w:pPr>
      <w:r>
        <w:t>Le microservice peut être agrégateur mais doit soutenir le principe d’être autonome et indépendant ; donc ce n’est pas au service d’aller chercher l’information pour réaliser son agrégation.  Il doit demeurer « service ». Il doit recevoir toute l’information requise pour son agrégation par des services ou des apps. Autrement dit, il est de la responsabilité des svc/apps de fournir au microservice l’information dont il a besoin pour réaliser son agrégation.</w:t>
      </w:r>
    </w:p>
    <w:p w14:paraId="1E24BFD1" w14:textId="48480977" w:rsidR="00A2611D" w:rsidRDefault="00A2611D">
      <w:pPr>
        <w:pStyle w:val="Commentaire"/>
      </w:pPr>
      <w:r>
        <w:t>Si le service fait des appels à d’autres services pour réaliser sa tâche et gère par la suite ses données sous forme d’agrégation, il devient alors mini ou macroservice. Et s’il fait des appels de manière autonome pour réaliser cette agrégation, il devient une application et non plus seulement un service.</w:t>
      </w:r>
    </w:p>
  </w:comment>
  <w:comment w:id="448" w:author="Raymond Jeff (Nter)" w:date="2020-01-13T12:51:00Z" w:initials="RJ(">
    <w:p w14:paraId="34B85F56" w14:textId="202E4208" w:rsidR="00A2611D" w:rsidRDefault="00A2611D">
      <w:pPr>
        <w:pStyle w:val="Commentaire"/>
      </w:pPr>
      <w:r>
        <w:rPr>
          <w:rStyle w:val="Marquedecommentaire"/>
        </w:rPr>
        <w:annotationRef/>
      </w:r>
    </w:p>
  </w:comment>
  <w:comment w:id="449" w:author="Desclaux Stéphane (Nter)" w:date="2020-01-09T12:09:00Z" w:initials="SD">
    <w:p w14:paraId="0EEF0B89" w14:textId="26CAFE6C" w:rsidR="00A2611D" w:rsidRDefault="00A2611D">
      <w:pPr>
        <w:pStyle w:val="Commentaire"/>
      </w:pPr>
      <w:r>
        <w:t xml:space="preserve">Doit-on signaler que </w:t>
      </w:r>
      <w:r>
        <w:rPr>
          <w:rStyle w:val="Marquedecommentaire"/>
        </w:rPr>
        <w:annotationRef/>
      </w:r>
      <w:r>
        <w:t>Macro et min « ne se conforme pas aux normes MSA » (comme indiqué pour API applicatif et API Affaires.</w:t>
      </w:r>
    </w:p>
  </w:comment>
  <w:comment w:id="450" w:author="Raymond Jeff (Nter)" w:date="2020-01-13T12:53:00Z" w:initials="RJ(">
    <w:p w14:paraId="4FBAF268" w14:textId="6FDF9121" w:rsidR="00A2611D" w:rsidRDefault="00A2611D">
      <w:pPr>
        <w:pStyle w:val="Commentaire"/>
      </w:pPr>
      <w:r>
        <w:rPr>
          <w:rStyle w:val="Marquedecommentaire"/>
        </w:rPr>
        <w:annotationRef/>
      </w:r>
      <w:r>
        <w:t>Précisé.</w:t>
      </w:r>
    </w:p>
  </w:comment>
  <w:comment w:id="455" w:author="Desclaux Stéphane (Nter)" w:date="2020-01-09T12:11:00Z" w:initials="SD">
    <w:p w14:paraId="548F39A5" w14:textId="392B72CC" w:rsidR="00A2611D" w:rsidRDefault="00A2611D">
      <w:pPr>
        <w:pStyle w:val="Commentaire"/>
      </w:pPr>
      <w:r>
        <w:rPr>
          <w:rStyle w:val="Marquedecommentaire"/>
        </w:rPr>
        <w:annotationRef/>
      </w:r>
      <w:r>
        <w:t>Ne se conforme pas TOUJOURS aux normes MSA (voir API domaine qui peuvent parfois être API affaires)</w:t>
      </w:r>
    </w:p>
  </w:comment>
  <w:comment w:id="456" w:author="Raymond Jeff (Nter)" w:date="2020-01-13T12:55:00Z" w:initials="RJ(">
    <w:p w14:paraId="7D21593C" w14:textId="7B45D14C" w:rsidR="00A2611D" w:rsidRDefault="00A2611D">
      <w:pPr>
        <w:pStyle w:val="Commentaire"/>
      </w:pPr>
      <w:r>
        <w:rPr>
          <w:rStyle w:val="Marquedecommentaire"/>
        </w:rPr>
        <w:annotationRef/>
      </w:r>
      <w:r>
        <w:t>Ajusté.</w:t>
      </w:r>
    </w:p>
  </w:comment>
  <w:comment w:id="461" w:author="Demers Richard (Nter)" w:date="2020-01-13T11:55:00Z" w:initials="DR">
    <w:p w14:paraId="6AE563F2" w14:textId="64BEFDB6" w:rsidR="00A2611D" w:rsidRDefault="00A2611D">
      <w:pPr>
        <w:pStyle w:val="Commentaire"/>
      </w:pPr>
      <w:r>
        <w:rPr>
          <w:rStyle w:val="Marquedecommentaire"/>
        </w:rPr>
        <w:annotationRef/>
      </w:r>
      <w:r>
        <w:t>Service : Développé par l’équipe applicative</w:t>
      </w:r>
    </w:p>
    <w:p w14:paraId="19487803" w14:textId="2C6BDB1B" w:rsidR="00A2611D" w:rsidRDefault="00A2611D">
      <w:pPr>
        <w:pStyle w:val="Commentaire"/>
      </w:pPr>
      <w:hyperlink r:id="rId7" w:history="1">
        <w:r>
          <w:rPr>
            <w:rStyle w:val="Lienhypertexte"/>
          </w:rPr>
          <w:t>https://samnewman.io/patterns/architectural/bff/</w:t>
        </w:r>
      </w:hyperlink>
    </w:p>
  </w:comment>
  <w:comment w:id="462" w:author="Desclaux Stéphane (Nter)" w:date="2020-01-09T12:17:00Z" w:initials="SD">
    <w:p w14:paraId="4DA6B14C" w14:textId="1DA72DDE" w:rsidR="00A2611D" w:rsidRDefault="00A2611D">
      <w:pPr>
        <w:pStyle w:val="Commentaire"/>
      </w:pPr>
      <w:r>
        <w:rPr>
          <w:rStyle w:val="Marquedecommentaire"/>
        </w:rPr>
        <w:t>(Clarification/question)</w:t>
      </w:r>
      <w:r>
        <w:rPr>
          <w:rStyle w:val="Marquedecommentaire"/>
        </w:rPr>
        <w:annotationRef/>
      </w:r>
      <w:r>
        <w:rPr>
          <w:rStyle w:val="Marquedecommentaire"/>
        </w:rPr>
        <w:t>Et pour le nom des API? Différent du nom des services? Le nom de l’API ne contiendra pas systématiquement le nom du Système (?)</w:t>
      </w:r>
    </w:p>
  </w:comment>
  <w:comment w:id="463" w:author="Desclaux Stéphane (Nter)" w:date="2020-01-09T12:18:00Z" w:initials="SD">
    <w:p w14:paraId="6F6731E3" w14:textId="1B828943" w:rsidR="00A2611D" w:rsidRDefault="00A2611D">
      <w:pPr>
        <w:pStyle w:val="Commentaire"/>
      </w:pPr>
      <w:r>
        <w:t>(Clarification/question)</w:t>
      </w:r>
      <w:r>
        <w:rPr>
          <w:rStyle w:val="Marquedecommentaire"/>
        </w:rPr>
        <w:annotationRef/>
      </w:r>
      <w:r>
        <w:t>Cela sous-entend que chaque service est lié à un et un seul Système?</w:t>
      </w:r>
    </w:p>
  </w:comment>
  <w:comment w:id="479" w:author="Galliache Sylvie" w:date="2020-01-08T09:14:00Z" w:initials="GS">
    <w:p w14:paraId="0B99428D" w14:textId="77777777" w:rsidR="00A2611D" w:rsidRDefault="00A2611D">
      <w:pPr>
        <w:pStyle w:val="Commentaire"/>
      </w:pPr>
      <w:r>
        <w:rPr>
          <w:rStyle w:val="Marquedecommentaire"/>
        </w:rPr>
        <w:annotationRef/>
      </w:r>
      <w:r>
        <w:t>Je dirais plus ceci :</w:t>
      </w:r>
    </w:p>
    <w:p w14:paraId="1CEF82F1" w14:textId="5E648246" w:rsidR="00A2611D" w:rsidRDefault="00A2611D">
      <w:pPr>
        <w:pStyle w:val="Commentaire"/>
      </w:pPr>
      <w:r>
        <w:rPr>
          <w:rStyle w:val="Accentuation"/>
          <w:rFonts w:ascii="Segoe UI" w:hAnsi="Segoe UI" w:cs="Segoe UI"/>
          <w:sz w:val="15"/>
          <w:szCs w:val="15"/>
          <w:lang w:val="fr-FR"/>
        </w:rPr>
        <w:t>Segmentation de l’organisation ayant chacune un centre de profit disposant d’une certaine autonomie, doté de sa propre direction et d’une stratégie spécifique.</w:t>
      </w:r>
    </w:p>
  </w:comment>
  <w:comment w:id="480" w:author="Desclaux Stéphane (Nter)" w:date="2020-01-10T08:40:00Z" w:initials="DS(">
    <w:p w14:paraId="07DF7D01" w14:textId="23CB5280" w:rsidR="00A2611D" w:rsidRDefault="00A2611D">
      <w:pPr>
        <w:pStyle w:val="Commentaire"/>
      </w:pPr>
      <w:r>
        <w:rPr>
          <w:rStyle w:val="Marquedecommentaire"/>
        </w:rPr>
        <w:annotationRef/>
      </w:r>
    </w:p>
  </w:comment>
  <w:comment w:id="475" w:author="Desclaux Stéphane (Nter)" w:date="2020-01-10T08:40:00Z" w:initials="DS(">
    <w:p w14:paraId="3566F017" w14:textId="5E84712B" w:rsidR="00A2611D" w:rsidRDefault="00A2611D" w:rsidP="00FD08D4">
      <w:pPr>
        <w:pStyle w:val="Commentaire"/>
      </w:pPr>
      <w:r>
        <w:t>Dans le document de Vision, au niveau du bloc Organisation, nous indiquons qu’il faut documenter « </w:t>
      </w:r>
      <w:r w:rsidRPr="00FD08D4">
        <w:t>les éléments de la structure organisationnelle en précisant leur vision, mission et/ou mandat. Seules l’organisation et les grandes unités d’affaires ont été répertoriées et décrites pour la phase Vision.</w:t>
      </w:r>
      <w:r>
        <w:t> ».</w:t>
      </w:r>
    </w:p>
    <w:p w14:paraId="3AFF26CD" w14:textId="77777777" w:rsidR="00A2611D" w:rsidRDefault="00A2611D" w:rsidP="00FD08D4">
      <w:pPr>
        <w:pStyle w:val="Commentaire"/>
      </w:pPr>
    </w:p>
    <w:p w14:paraId="7BE1FB68" w14:textId="517D5BCD" w:rsidR="00A2611D" w:rsidRDefault="00A2611D" w:rsidP="00FD08D4">
      <w:pPr>
        <w:pStyle w:val="Commentaire"/>
      </w:pPr>
      <w:r>
        <w:t>Dans la même partie du document de Vision, nous avons répertorié 1 Organisation (Loto-Québec) et 3 unités POL, SCQ et SEJQ en précisant le mandat de chacun.</w:t>
      </w:r>
    </w:p>
    <w:p w14:paraId="11552106" w14:textId="77777777" w:rsidR="00A2611D" w:rsidRDefault="00A2611D">
      <w:pPr>
        <w:pStyle w:val="Commentaire"/>
      </w:pPr>
    </w:p>
    <w:p w14:paraId="663D597E" w14:textId="2E28FAFC" w:rsidR="00A2611D" w:rsidRDefault="00A2611D">
      <w:pPr>
        <w:pStyle w:val="Commentaire"/>
      </w:pPr>
      <w:r>
        <w:t>En complément et à titre d’information, notre cadre de référence est BizBok. Bizbok a pour référence businessdictionary pour définir un Business Unit (il y a aussi la définition de l’organisation) :</w:t>
      </w:r>
    </w:p>
    <w:p w14:paraId="5A9F1F99" w14:textId="77777777" w:rsidR="00A2611D" w:rsidRDefault="00A2611D">
      <w:pPr>
        <w:pStyle w:val="Commentaire"/>
      </w:pPr>
    </w:p>
    <w:p w14:paraId="09223B48" w14:textId="51971E51" w:rsidR="00A2611D" w:rsidRPr="00677BF9" w:rsidRDefault="00A2611D" w:rsidP="006430F8">
      <w:pPr>
        <w:pStyle w:val="Commentaire"/>
        <w:rPr>
          <w:i/>
        </w:rPr>
      </w:pPr>
      <w:r w:rsidRPr="006430F8">
        <w:rPr>
          <w:i/>
        </w:rPr>
        <w:t xml:space="preserve">Un élément </w:t>
      </w:r>
      <w:r>
        <w:rPr>
          <w:i/>
        </w:rPr>
        <w:t xml:space="preserve">ou segment </w:t>
      </w:r>
      <w:r w:rsidRPr="006430F8">
        <w:rPr>
          <w:i/>
        </w:rPr>
        <w:t xml:space="preserve">logique d'une entreprise (comme la comptabilité, la production, le marketing) représentant une fonction </w:t>
      </w:r>
      <w:r>
        <w:rPr>
          <w:i/>
        </w:rPr>
        <w:t>d’affaires</w:t>
      </w:r>
      <w:r w:rsidRPr="006430F8">
        <w:rPr>
          <w:i/>
        </w:rPr>
        <w:t xml:space="preserve"> spécifique, </w:t>
      </w:r>
      <w:r>
        <w:rPr>
          <w:i/>
        </w:rPr>
        <w:t xml:space="preserve">avec </w:t>
      </w:r>
      <w:r w:rsidRPr="006430F8">
        <w:rPr>
          <w:i/>
        </w:rPr>
        <w:t xml:space="preserve">une place </w:t>
      </w:r>
      <w:r>
        <w:rPr>
          <w:i/>
        </w:rPr>
        <w:t xml:space="preserve">bien </w:t>
      </w:r>
      <w:r w:rsidRPr="006430F8">
        <w:rPr>
          <w:i/>
        </w:rPr>
        <w:t xml:space="preserve">définie </w:t>
      </w:r>
      <w:r>
        <w:rPr>
          <w:i/>
        </w:rPr>
        <w:t xml:space="preserve">dans </w:t>
      </w:r>
      <w:r w:rsidRPr="006430F8">
        <w:rPr>
          <w:i/>
        </w:rPr>
        <w:t>l'organigramme, sous l</w:t>
      </w:r>
      <w:r>
        <w:rPr>
          <w:i/>
        </w:rPr>
        <w:t>a</w:t>
      </w:r>
      <w:r w:rsidRPr="006430F8">
        <w:rPr>
          <w:i/>
        </w:rPr>
        <w:t xml:space="preserve"> </w:t>
      </w:r>
      <w:r>
        <w:rPr>
          <w:i/>
        </w:rPr>
        <w:t xml:space="preserve">direction </w:t>
      </w:r>
      <w:r w:rsidRPr="006430F8">
        <w:rPr>
          <w:i/>
        </w:rPr>
        <w:t xml:space="preserve"> d'un gestionnaire. Aussi appelé département, division ou domaine fonctio</w:t>
      </w:r>
      <w:r>
        <w:rPr>
          <w:i/>
        </w:rPr>
        <w:t>nnel.</w:t>
      </w:r>
    </w:p>
  </w:comment>
  <w:comment w:id="505" w:author="Desclaux Stéphane (Nter)" w:date="2020-01-10T11:47:00Z" w:initials="DS(">
    <w:p w14:paraId="75316591" w14:textId="42505960" w:rsidR="00A2611D" w:rsidRDefault="00A2611D">
      <w:pPr>
        <w:pStyle w:val="Commentaire"/>
      </w:pPr>
      <w:r>
        <w:rPr>
          <w:rStyle w:val="Marquedecommentaire"/>
        </w:rPr>
        <w:annotationRef/>
      </w:r>
      <w:r>
        <w:t>Capability et non pas Capacity. Pas de distinction au niveau du vocabulaire en français.</w:t>
      </w:r>
    </w:p>
  </w:comment>
  <w:comment w:id="507" w:author="Desclaux Stéphane (Nter)" w:date="2020-01-10T11:48:00Z" w:initials="DS(">
    <w:p w14:paraId="1F819A68" w14:textId="3394A63A" w:rsidR="00A2611D" w:rsidRDefault="00A2611D">
      <w:pPr>
        <w:pStyle w:val="Commentaire"/>
      </w:pPr>
      <w:r>
        <w:rPr>
          <w:rStyle w:val="Marquedecommentaire"/>
        </w:rPr>
        <w:annotationRef/>
      </w:r>
      <w:r>
        <w:t>Toujours dans la Vision, « Une capacité d’affaires, ou simplement « capacité », définit le quoi (ce que les affaires font) »</w:t>
      </w:r>
    </w:p>
    <w:p w14:paraId="68B9DDA1" w14:textId="3F5E2C29" w:rsidR="00A2611D" w:rsidRDefault="00A2611D">
      <w:pPr>
        <w:pStyle w:val="Commentaire"/>
      </w:pPr>
      <w:r>
        <w:t>« Les capacités d’affaires sont groupées en trois (3) catégories :</w:t>
      </w:r>
    </w:p>
    <w:p w14:paraId="1AD0EDEC" w14:textId="0B3D870F" w:rsidR="00A2611D" w:rsidRDefault="00A2611D" w:rsidP="00677BF9">
      <w:pPr>
        <w:pStyle w:val="Commentaire"/>
        <w:numPr>
          <w:ilvl w:val="0"/>
          <w:numId w:val="47"/>
        </w:numPr>
      </w:pPr>
      <w:r>
        <w:t xml:space="preserve"> Capacité stratégiques (…)</w:t>
      </w:r>
    </w:p>
    <w:p w14:paraId="0626A121" w14:textId="1ED8C405" w:rsidR="00A2611D" w:rsidRDefault="00A2611D" w:rsidP="00677BF9">
      <w:pPr>
        <w:pStyle w:val="Commentaire"/>
        <w:numPr>
          <w:ilvl w:val="0"/>
          <w:numId w:val="47"/>
        </w:numPr>
      </w:pPr>
      <w:r>
        <w:t xml:space="preserve"> Capacité cœur de métier (…)</w:t>
      </w:r>
    </w:p>
    <w:p w14:paraId="2CE01046" w14:textId="6E31EDF0" w:rsidR="00A2611D" w:rsidRDefault="00A2611D" w:rsidP="00677BF9">
      <w:pPr>
        <w:pStyle w:val="Commentaire"/>
        <w:numPr>
          <w:ilvl w:val="0"/>
          <w:numId w:val="47"/>
        </w:numPr>
      </w:pPr>
      <w:r>
        <w:t xml:space="preserve"> Capacité de support (…)</w:t>
      </w:r>
    </w:p>
    <w:p w14:paraId="0C81F2B9" w14:textId="77777777" w:rsidR="00A2611D" w:rsidRDefault="00A2611D" w:rsidP="00677BF9">
      <w:pPr>
        <w:pStyle w:val="Commentaire"/>
      </w:pPr>
    </w:p>
    <w:p w14:paraId="70495149" w14:textId="0C20D62A" w:rsidR="00A2611D" w:rsidRDefault="00A2611D" w:rsidP="00677BF9">
      <w:pPr>
        <w:pStyle w:val="Commentaire"/>
      </w:pPr>
      <w:r>
        <w:t>BizBok</w:t>
      </w:r>
    </w:p>
    <w:p w14:paraId="382C074D" w14:textId="3F2D21C0" w:rsidR="00A2611D" w:rsidRDefault="00A2611D" w:rsidP="00677BF9">
      <w:pPr>
        <w:pStyle w:val="Commentaire"/>
      </w:pPr>
      <w:r>
        <w:rPr>
          <w:noProof/>
          <w:lang w:eastAsia="fr-CA"/>
        </w:rPr>
        <w:drawing>
          <wp:inline distT="0" distB="0" distL="0" distR="0" wp14:anchorId="4174A7D4" wp14:editId="7B1E3D20">
            <wp:extent cx="4353865" cy="104775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525300" cy="1089006"/>
                    </a:xfrm>
                    <a:prstGeom prst="rect">
                      <a:avLst/>
                    </a:prstGeom>
                  </pic:spPr>
                </pic:pic>
              </a:graphicData>
            </a:graphic>
          </wp:inline>
        </w:drawing>
      </w:r>
    </w:p>
  </w:comment>
  <w:comment w:id="520" w:author="Desclaux Stéphane (Nter)" w:date="2020-01-10T11:52:00Z" w:initials="DS(">
    <w:p w14:paraId="744F382D" w14:textId="471C0F8E" w:rsidR="00A2611D" w:rsidRDefault="00A2611D">
      <w:pPr>
        <w:pStyle w:val="Commentaire"/>
        <w:rPr>
          <w:rStyle w:val="Marquedecommentaire"/>
        </w:rPr>
      </w:pPr>
      <w:r>
        <w:rPr>
          <w:rStyle w:val="Marquedecommentaire"/>
        </w:rPr>
        <w:annotationRef/>
      </w:r>
      <w:r>
        <w:rPr>
          <w:rStyle w:val="Marquedecommentaire"/>
        </w:rPr>
        <w:t>Plus flou pour moi. Je suppose que on tente ici de définir le « Domain » du DDD… Est-ce cela?</w:t>
      </w:r>
    </w:p>
    <w:p w14:paraId="34575E1D" w14:textId="77777777" w:rsidR="00A2611D" w:rsidRDefault="00A2611D">
      <w:pPr>
        <w:pStyle w:val="Commentaire"/>
        <w:rPr>
          <w:rStyle w:val="Marquedecommentaire"/>
        </w:rPr>
      </w:pPr>
    </w:p>
    <w:p w14:paraId="19D8DE81" w14:textId="77777777" w:rsidR="00A2611D" w:rsidRDefault="00A2611D">
      <w:pPr>
        <w:pStyle w:val="Commentaire"/>
      </w:pPr>
      <w:r>
        <w:rPr>
          <w:rStyle w:val="Marquedecommentaire"/>
        </w:rPr>
        <w:t>Pourrions-nous simplement parler de « Domaine »</w:t>
      </w:r>
      <w:r>
        <w:t xml:space="preserve"> comme dans DDD? Cela permet de distinguer l’architecture d’affaires (non technologique) pour se concentrer ici sur un besoin technologique : pour développer efficacement, on a besoin de faire du DDD ce qui signifie définir des Domaines. </w:t>
      </w:r>
    </w:p>
    <w:p w14:paraId="3F97B719" w14:textId="77777777" w:rsidR="00A2611D" w:rsidRDefault="00A2611D">
      <w:pPr>
        <w:pStyle w:val="Commentaire"/>
      </w:pPr>
    </w:p>
    <w:p w14:paraId="72750B61" w14:textId="20D67D84" w:rsidR="00A2611D" w:rsidRDefault="00A2611D">
      <w:pPr>
        <w:pStyle w:val="Commentaire"/>
      </w:pPr>
      <w:r>
        <w:t>Est-on en mesure de trouver une définition qui vient du DDD? Rappeler l’objectif technologique de définir un domaine et sous-domaine (Evans?)</w:t>
      </w:r>
    </w:p>
    <w:p w14:paraId="71BDC91E" w14:textId="77777777" w:rsidR="00A2611D" w:rsidRDefault="00A2611D">
      <w:pPr>
        <w:pStyle w:val="Commentaire"/>
      </w:pPr>
    </w:p>
    <w:p w14:paraId="18D97CC3" w14:textId="218E793E" w:rsidR="00A2611D" w:rsidRDefault="00A2611D">
      <w:pPr>
        <w:pStyle w:val="Commentaire"/>
      </w:pPr>
      <w:r>
        <w:t>Selon mes lectures (peu approfondi), les sous-domaines peuvent être dérivés (vont ressembler) aux capacités d’affaires. Mais nous avons juste niveau 1 et 2; les domaines devraient probablement être dérivés des capacités de niveau 3, 4, 5… Pour cette étape, s’assurer d’avoir une traçabilité entre la capacité (niveau 2 idéalement sinon niveau 1) et le domaine qui semble nécessaire au niveau technologique (par le CSI).</w:t>
      </w:r>
    </w:p>
  </w:comment>
  <w:comment w:id="546" w:author="Desclaux Stéphane (Nter)" w:date="2020-01-10T12:02:00Z" w:initials="DS(">
    <w:p w14:paraId="5D1F35BC" w14:textId="15BBC0A3" w:rsidR="00A2611D" w:rsidRDefault="00A2611D">
      <w:pPr>
        <w:pStyle w:val="Commentaire"/>
      </w:pPr>
      <w:r>
        <w:t>Cette notion n’existe pas dans l’architecture d’affaires (n’est donc pas dans la Vision Architecture Affaires). En fait, c’est « Unité d’affaires ». Nous n’avons pas défini les unités d’affaires de niveau 3 ou 4 dans nos travaux (en gros, c’est l’organigramme).</w:t>
      </w:r>
    </w:p>
    <w:p w14:paraId="1EA71E35" w14:textId="075AA4CC" w:rsidR="00A2611D" w:rsidRDefault="00A2611D">
      <w:pPr>
        <w:pStyle w:val="Commentaire"/>
      </w:pPr>
      <w:r>
        <w:t>Ma recommandation : utiliser le terme « unité d’affaires ».</w:t>
      </w:r>
    </w:p>
  </w:comment>
  <w:comment w:id="609" w:author="Desclaux Stéphane (Nter)" w:date="2020-01-10T12:11:00Z" w:initials="DS(">
    <w:p w14:paraId="05812C0B" w14:textId="0DF26D17" w:rsidR="00A2611D" w:rsidRDefault="00A2611D">
      <w:pPr>
        <w:pStyle w:val="Commentaire"/>
      </w:pPr>
      <w:r>
        <w:rPr>
          <w:rStyle w:val="Marquedecommentaire"/>
        </w:rPr>
        <w:annotationRef/>
      </w:r>
      <w:r>
        <w:t>En résumé, utiliser 3 termes qui viennent de l’architecture d’affaires (réf. Vision et BizBok) :</w:t>
      </w:r>
    </w:p>
    <w:p w14:paraId="36686A4A" w14:textId="77777777" w:rsidR="00A2611D" w:rsidRDefault="00A2611D" w:rsidP="00561B36">
      <w:pPr>
        <w:pStyle w:val="Commentaire"/>
        <w:numPr>
          <w:ilvl w:val="0"/>
          <w:numId w:val="47"/>
        </w:numPr>
      </w:pPr>
      <w:r>
        <w:t>Organisation</w:t>
      </w:r>
    </w:p>
    <w:p w14:paraId="196A2738" w14:textId="5EC26096" w:rsidR="00A2611D" w:rsidRDefault="00A2611D" w:rsidP="00561B36">
      <w:pPr>
        <w:pStyle w:val="Commentaire"/>
        <w:numPr>
          <w:ilvl w:val="0"/>
          <w:numId w:val="47"/>
        </w:numPr>
      </w:pPr>
      <w:r>
        <w:t>unités d’affaires</w:t>
      </w:r>
    </w:p>
    <w:p w14:paraId="3DF91FBD" w14:textId="6998332E" w:rsidR="00A2611D" w:rsidRDefault="00A2611D" w:rsidP="00561B36">
      <w:pPr>
        <w:pStyle w:val="Commentaire"/>
        <w:numPr>
          <w:ilvl w:val="0"/>
          <w:numId w:val="47"/>
        </w:numPr>
      </w:pPr>
      <w:r>
        <w:t>Capacité d’affaires</w:t>
      </w:r>
    </w:p>
    <w:p w14:paraId="6200542D" w14:textId="65B2C6EA" w:rsidR="00A2611D" w:rsidRDefault="00A2611D" w:rsidP="00561B36">
      <w:pPr>
        <w:pStyle w:val="Commentaire"/>
      </w:pPr>
      <w:r>
        <w:t>Et 1 terme qui vient de la techno (DDD) :</w:t>
      </w:r>
    </w:p>
    <w:p w14:paraId="1685E6F0" w14:textId="1433BF41" w:rsidR="00A2611D" w:rsidRDefault="00A2611D" w:rsidP="00561B36">
      <w:pPr>
        <w:pStyle w:val="Commentaire"/>
        <w:numPr>
          <w:ilvl w:val="0"/>
          <w:numId w:val="47"/>
        </w:numPr>
      </w:pPr>
      <w:r>
        <w:t xml:space="preserve"> Domaine</w:t>
      </w:r>
    </w:p>
    <w:p w14:paraId="203CEBC5" w14:textId="77777777" w:rsidR="00A2611D" w:rsidRDefault="00A2611D" w:rsidP="00561B36">
      <w:pPr>
        <w:pStyle w:val="Commentaire"/>
      </w:pPr>
    </w:p>
    <w:p w14:paraId="5C2D9F29" w14:textId="383E6976" w:rsidR="00A2611D" w:rsidRDefault="00A2611D" w:rsidP="00561B36">
      <w:pPr>
        <w:pStyle w:val="Commentaire"/>
      </w:pPr>
      <w:r>
        <w:t>Aussi, à mon avis, dans cette section, il faudrait aussi définir le vocabulaire DDD : « Bounded context » et « Subdomain ».</w:t>
      </w:r>
    </w:p>
  </w:comment>
  <w:comment w:id="616" w:author="Galliache Sylvie" w:date="2020-01-08T09:33:00Z" w:initials="GS">
    <w:p w14:paraId="2A399EF4" w14:textId="5042C675" w:rsidR="00A2611D" w:rsidRDefault="00A2611D">
      <w:pPr>
        <w:pStyle w:val="Commentaire"/>
      </w:pPr>
      <w:r>
        <w:rPr>
          <w:rStyle w:val="Marquedecommentaire"/>
        </w:rPr>
        <w:annotationRef/>
      </w:r>
      <w:r>
        <w:t xml:space="preserve">Vraiment requis ce niveau ? si on travaille via les objets (ou entités) d’affaires, on peut dire que ce sont des catégories de ces objets. Je ne vois pas le plus value de ce niveau. De plus c’est souvent une catégorie qui est directement ‘codé’ au niveau de l’objet </w:t>
      </w:r>
    </w:p>
  </w:comment>
  <w:comment w:id="614" w:author="Desclaux Stéphane (Nter)" w:date="2020-01-10T12:15:00Z" w:initials="DS(">
    <w:p w14:paraId="5B09C6AD" w14:textId="077D03DA" w:rsidR="00A2611D" w:rsidRDefault="00A2611D">
      <w:pPr>
        <w:pStyle w:val="Commentaire"/>
      </w:pPr>
      <w:r>
        <w:rPr>
          <w:rStyle w:val="Marquedecommentaire"/>
        </w:rPr>
        <w:annotationRef/>
      </w:r>
      <w:r>
        <w:t>Oups… j’avais pas vu que la section continuait.</w:t>
      </w:r>
    </w:p>
    <w:p w14:paraId="5EF8BCF8" w14:textId="2CECC5A7" w:rsidR="00A2611D" w:rsidRDefault="00A2611D">
      <w:pPr>
        <w:pStyle w:val="Commentaire"/>
      </w:pPr>
      <w:r>
        <w:t xml:space="preserve">Je suis d’accord avec Sylvie : on ajoute des notions qui semble être des notions Affaires mais qui ne repose par sur l’architecture d’affaires. </w:t>
      </w:r>
    </w:p>
    <w:p w14:paraId="6080BA05" w14:textId="77777777" w:rsidR="00A2611D" w:rsidRDefault="00A2611D">
      <w:pPr>
        <w:pStyle w:val="Commentaire"/>
      </w:pPr>
    </w:p>
    <w:p w14:paraId="11125614" w14:textId="71233A71" w:rsidR="00A2611D" w:rsidRDefault="00A2611D">
      <w:pPr>
        <w:pStyle w:val="Commentaire"/>
      </w:pPr>
      <w:r>
        <w:t xml:space="preserve">En fait, je vois plus bas que on veut définir le vocabulaire du DDD : « Bounded context » que l’on traduit ici par contexte d’affaires… ce qui est une erreur. </w:t>
      </w:r>
    </w:p>
  </w:comment>
  <w:comment w:id="655" w:author="Galliache Sylvie" w:date="2020-01-08T09:37:00Z" w:initials="GS">
    <w:p w14:paraId="4546F2CC" w14:textId="5E8F0F5F" w:rsidR="00A2611D" w:rsidRDefault="00A2611D">
      <w:pPr>
        <w:pStyle w:val="Commentaire"/>
      </w:pPr>
      <w:r>
        <w:rPr>
          <w:rStyle w:val="Marquedecommentaire"/>
        </w:rPr>
        <w:annotationRef/>
      </w:r>
      <w:r>
        <w:t>Trop détaillé ici difficile à comprendre je trouve</w:t>
      </w:r>
    </w:p>
    <w:p w14:paraId="314D9AA9" w14:textId="77777777" w:rsidR="00A2611D" w:rsidRDefault="00A2611D">
      <w:pPr>
        <w:pStyle w:val="Commentaire"/>
      </w:pPr>
      <w:r>
        <w:t>Si on veut donner du détail, il faudrait que ce soit simple pour permettre de diffusé aux équipes dev</w:t>
      </w:r>
    </w:p>
    <w:p w14:paraId="0933157F" w14:textId="77777777" w:rsidR="00A2611D" w:rsidRDefault="00A2611D">
      <w:pPr>
        <w:pStyle w:val="Commentaire"/>
      </w:pPr>
    </w:p>
    <w:p w14:paraId="3A6CF587" w14:textId="77777777" w:rsidR="00A2611D" w:rsidRDefault="00A2611D">
      <w:pPr>
        <w:pStyle w:val="Commentaire"/>
      </w:pPr>
      <w:r>
        <w:t xml:space="preserve">On devrait juste référer ici à la façon dont nous avons découpé les zones d’intégration, et par la suite poursuivre avec les domaines d’intégration et le schéma </w:t>
      </w:r>
    </w:p>
    <w:p w14:paraId="2CC44B66" w14:textId="011420FA" w:rsidR="00A2611D" w:rsidRDefault="00A2611D">
      <w:pPr>
        <w:pStyle w:val="Commentaire"/>
      </w:pPr>
      <w:r>
        <w:t>(d’ailleurs il faudra donner la définition de chaque domaine d’intégration que nous avons convenu)</w:t>
      </w:r>
    </w:p>
  </w:comment>
  <w:comment w:id="653" w:author="Desclaux Stéphane (Nter)" w:date="2020-01-10T12:18:00Z" w:initials="DS(">
    <w:p w14:paraId="19D9232A" w14:textId="5B37DE89" w:rsidR="00A2611D" w:rsidRDefault="00A2611D">
      <w:pPr>
        <w:pStyle w:val="Commentaire"/>
      </w:pPr>
      <w:r>
        <w:rPr>
          <w:rStyle w:val="Marquedecommentaire"/>
        </w:rPr>
        <w:annotationRef/>
      </w:r>
      <w:r>
        <w:t>Compliqué… On a définit plus haut le « Domaine » du DDD. À mo avis, il manque la définition du Sous Domaine et on arrive ensuite au modèle de Domaine propre à chaque sous domaine/BC (encore flou pour moi).</w:t>
      </w:r>
    </w:p>
    <w:p w14:paraId="7B1D8312" w14:textId="77777777" w:rsidR="00A2611D" w:rsidRDefault="00A2611D">
      <w:pPr>
        <w:pStyle w:val="Commentaire"/>
      </w:pPr>
    </w:p>
    <w:p w14:paraId="6F85EA79" w14:textId="0B261389" w:rsidR="00A2611D" w:rsidRDefault="00A2611D">
      <w:pPr>
        <w:pStyle w:val="Commentaire"/>
      </w:pPr>
      <w:r>
        <w:t>À moins que cela soit autre chose ici…</w:t>
      </w:r>
    </w:p>
  </w:comment>
  <w:comment w:id="763" w:author="Desclaux Stéphane (Nter)" w:date="2020-01-10T12:21:00Z" w:initials="DS(">
    <w:p w14:paraId="14902BCD" w14:textId="101A2D24" w:rsidR="00A2611D" w:rsidRDefault="00A2611D">
      <w:pPr>
        <w:pStyle w:val="Commentaire"/>
      </w:pPr>
      <w:r>
        <w:t>En l’état actuel (ébauche), j’évalue que c’ets pas assez clair : il y a peut-être trop de termes/notions? Pas assez de lien explicite entre les termes/notions (schéma pour aider)?</w:t>
      </w:r>
    </w:p>
    <w:p w14:paraId="337B7D91" w14:textId="6DF4D803" w:rsidR="00A2611D" w:rsidRDefault="00A2611D">
      <w:pPr>
        <w:pStyle w:val="Commentaire"/>
      </w:pPr>
      <w:r>
        <w:t>Il faudrait éviter d’ajouter le mot « Affaires » si on parle techno DDD : conserver le vocabulaire « Domain », « Bounded context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EF043" w15:done="0"/>
  <w15:commentEx w15:paraId="6604153A" w15:paraIdParent="276EF043" w15:done="0"/>
  <w15:commentEx w15:paraId="7F3A8665" w15:done="0"/>
  <w15:commentEx w15:paraId="39648D15" w15:paraIdParent="7F3A8665" w15:done="0"/>
  <w15:commentEx w15:paraId="0342D578" w15:done="0"/>
  <w15:commentEx w15:paraId="3716EAE4" w15:paraIdParent="0342D578" w15:done="0"/>
  <w15:commentEx w15:paraId="56B35A63" w15:done="0"/>
  <w15:commentEx w15:paraId="59E9637D" w15:paraIdParent="56B35A63" w15:done="0"/>
  <w15:commentEx w15:paraId="5D8C5CBF" w15:done="0"/>
  <w15:commentEx w15:paraId="09F3D2A6" w15:paraIdParent="5D8C5CBF" w15:done="0"/>
  <w15:commentEx w15:paraId="5CF3FD6D" w15:done="0"/>
  <w15:commentEx w15:paraId="41F0F16F" w15:paraIdParent="5CF3FD6D" w15:done="0"/>
  <w15:commentEx w15:paraId="4132A403" w15:done="0"/>
  <w15:commentEx w15:paraId="009C708A" w15:paraIdParent="4132A403" w15:done="0"/>
  <w15:commentEx w15:paraId="727D2FCC" w15:done="0"/>
  <w15:commentEx w15:paraId="0CCB4910" w15:paraIdParent="727D2FCC" w15:done="0"/>
  <w15:commentEx w15:paraId="427138EE" w15:done="0"/>
  <w15:commentEx w15:paraId="261E6696" w15:paraIdParent="427138EE" w15:done="0"/>
  <w15:commentEx w15:paraId="720C1897" w15:done="0"/>
  <w15:commentEx w15:paraId="7FA7FA33" w15:paraIdParent="720C1897" w15:done="0"/>
  <w15:commentEx w15:paraId="08336337" w15:done="0"/>
  <w15:commentEx w15:paraId="49407593" w15:done="0"/>
  <w15:commentEx w15:paraId="7F93B5F3" w15:done="0"/>
  <w15:commentEx w15:paraId="37ACDA58" w15:done="0"/>
  <w15:commentEx w15:paraId="3B6CF826" w15:done="0"/>
  <w15:commentEx w15:paraId="73032A15" w15:paraIdParent="3B6CF826" w15:done="0"/>
  <w15:commentEx w15:paraId="115CC217" w15:done="0"/>
  <w15:commentEx w15:paraId="2FBFAF66" w15:paraIdParent="115CC217" w15:done="0"/>
  <w15:commentEx w15:paraId="1300FB83" w15:done="0"/>
  <w15:commentEx w15:paraId="20FEF544" w15:paraIdParent="1300FB83" w15:done="0"/>
  <w15:commentEx w15:paraId="49AFFD2D" w15:done="0"/>
  <w15:commentEx w15:paraId="3C25180C" w15:paraIdParent="49AFFD2D" w15:done="0"/>
  <w15:commentEx w15:paraId="1E24BFD1" w15:done="0"/>
  <w15:commentEx w15:paraId="34B85F56" w15:paraIdParent="1E24BFD1" w15:done="0"/>
  <w15:commentEx w15:paraId="0EEF0B89" w15:done="0"/>
  <w15:commentEx w15:paraId="4FBAF268" w15:paraIdParent="0EEF0B89" w15:done="0"/>
  <w15:commentEx w15:paraId="548F39A5" w15:done="0"/>
  <w15:commentEx w15:paraId="7D21593C" w15:paraIdParent="548F39A5" w15:done="0"/>
  <w15:commentEx w15:paraId="19487803" w15:done="0"/>
  <w15:commentEx w15:paraId="4DA6B14C" w15:done="0"/>
  <w15:commentEx w15:paraId="6F6731E3" w15:done="0"/>
  <w15:commentEx w15:paraId="1CEF82F1" w15:done="0"/>
  <w15:commentEx w15:paraId="07DF7D01" w15:paraIdParent="1CEF82F1" w15:done="0"/>
  <w15:commentEx w15:paraId="09223B48" w15:done="0"/>
  <w15:commentEx w15:paraId="75316591" w15:done="0"/>
  <w15:commentEx w15:paraId="382C074D" w15:done="0"/>
  <w15:commentEx w15:paraId="18D97CC3" w15:done="0"/>
  <w15:commentEx w15:paraId="1EA71E35" w15:done="0"/>
  <w15:commentEx w15:paraId="5C2D9F29" w15:done="0"/>
  <w15:commentEx w15:paraId="2A399EF4" w15:done="0"/>
  <w15:commentEx w15:paraId="11125614" w15:done="0"/>
  <w15:commentEx w15:paraId="2CC44B66" w15:done="0"/>
  <w15:commentEx w15:paraId="6F85EA79" w15:done="0"/>
  <w15:commentEx w15:paraId="337B7D9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0A2CF" w14:textId="77777777" w:rsidR="00A2611D" w:rsidRDefault="00A2611D" w:rsidP="0041638B">
      <w:pPr>
        <w:spacing w:after="0" w:line="240" w:lineRule="auto"/>
      </w:pPr>
      <w:r>
        <w:separator/>
      </w:r>
    </w:p>
  </w:endnote>
  <w:endnote w:type="continuationSeparator" w:id="0">
    <w:p w14:paraId="469C59A6" w14:textId="77777777" w:rsidR="00A2611D" w:rsidRDefault="00A2611D" w:rsidP="0041638B">
      <w:pPr>
        <w:spacing w:after="0" w:line="240" w:lineRule="auto"/>
      </w:pPr>
      <w:r>
        <w:continuationSeparator/>
      </w:r>
    </w:p>
  </w:endnote>
  <w:endnote w:type="continuationNotice" w:id="1">
    <w:p w14:paraId="54C0484C" w14:textId="77777777" w:rsidR="00A2611D" w:rsidRDefault="00A261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617B2" w14:textId="77777777" w:rsidR="00A2611D" w:rsidRDefault="00A2611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7D0D4" w14:textId="77777777" w:rsidR="00A2611D" w:rsidRDefault="00A2611D">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C6B3A" w14:textId="77777777" w:rsidR="00A2611D" w:rsidRDefault="00A2611D">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BD340" w14:textId="77777777" w:rsidR="00A2611D" w:rsidRDefault="00A2611D">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59FE3" w14:textId="77777777" w:rsidR="00A2611D" w:rsidRDefault="00A2611D">
    <w:pPr>
      <w:pStyle w:val="Pieddepag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ADCA" w14:textId="77777777" w:rsidR="00A2611D" w:rsidRDefault="00A2611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77BD1" w14:textId="77777777" w:rsidR="00A2611D" w:rsidRDefault="00A2611D" w:rsidP="0041638B">
      <w:pPr>
        <w:spacing w:after="0" w:line="240" w:lineRule="auto"/>
      </w:pPr>
      <w:r>
        <w:separator/>
      </w:r>
    </w:p>
  </w:footnote>
  <w:footnote w:type="continuationSeparator" w:id="0">
    <w:p w14:paraId="476195BD" w14:textId="77777777" w:rsidR="00A2611D" w:rsidRDefault="00A2611D" w:rsidP="0041638B">
      <w:pPr>
        <w:spacing w:after="0" w:line="240" w:lineRule="auto"/>
      </w:pPr>
      <w:r>
        <w:continuationSeparator/>
      </w:r>
    </w:p>
  </w:footnote>
  <w:footnote w:type="continuationNotice" w:id="1">
    <w:p w14:paraId="5A18F831" w14:textId="77777777" w:rsidR="00A2611D" w:rsidRDefault="00A2611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A6463" w14:textId="77777777" w:rsidR="00A2611D" w:rsidRDefault="00A2611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408675"/>
      <w:docPartObj>
        <w:docPartGallery w:val="Watermarks"/>
        <w:docPartUnique/>
      </w:docPartObj>
    </w:sdtPr>
    <w:sdtContent>
      <w:p w14:paraId="00D8E058" w14:textId="77777777" w:rsidR="00A2611D" w:rsidRDefault="00A2611D">
        <w:pPr>
          <w:pStyle w:val="En-tte"/>
        </w:pPr>
        <w:r>
          <w:pict w14:anchorId="3EF767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BROUILLON"/>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30E520" w14:textId="77777777" w:rsidR="00A2611D" w:rsidRDefault="00A2611D">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74120" w14:textId="77777777" w:rsidR="00A2611D" w:rsidRDefault="00A2611D">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99839"/>
      <w:docPartObj>
        <w:docPartGallery w:val="Watermarks"/>
        <w:docPartUnique/>
      </w:docPartObj>
    </w:sdtPr>
    <w:sdtContent>
      <w:p w14:paraId="4B2B5DBA" w14:textId="2AB3FCC2" w:rsidR="00A2611D" w:rsidRDefault="00A2611D">
        <w:pPr>
          <w:pStyle w:val="En-tte"/>
        </w:pPr>
        <w:r>
          <w:pict w14:anchorId="5FB01A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position:absolute;margin-left:0;margin-top:0;width:412.4pt;height:247.45pt;rotation:315;z-index:-251658239;mso-position-horizontal:center;mso-position-horizontal-relative:margin;mso-position-vertical:center;mso-position-vertical-relative:margin" o:allowincell="f" fillcolor="silver" stroked="f">
              <v:fill opacity=".5"/>
              <v:textpath style="font-family:&quot;calibri&quot;;font-size:1pt" string="BROUILLON"/>
              <w10:wrap anchorx="margin" anchory="margin"/>
            </v:shape>
          </w:pic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65A55" w14:textId="77777777" w:rsidR="00A2611D" w:rsidRDefault="00A2611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DFD23978"/>
    <w:lvl w:ilvl="0">
      <w:numFmt w:val="bullet"/>
      <w:lvlText w:val="*"/>
      <w:lvlJc w:val="left"/>
    </w:lvl>
  </w:abstractNum>
  <w:abstractNum w:abstractNumId="1" w15:restartNumberingAfterBreak="0">
    <w:nsid w:val="051C2B2D"/>
    <w:multiLevelType w:val="hybridMultilevel"/>
    <w:tmpl w:val="407891E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6EA6836"/>
    <w:multiLevelType w:val="multilevel"/>
    <w:tmpl w:val="5ED2312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70F0573"/>
    <w:multiLevelType w:val="multilevel"/>
    <w:tmpl w:val="7818C5E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E4F37"/>
    <w:multiLevelType w:val="hybridMultilevel"/>
    <w:tmpl w:val="92CC0E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0BD80DF1"/>
    <w:multiLevelType w:val="hybridMultilevel"/>
    <w:tmpl w:val="269A33E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0F7A7D19"/>
    <w:multiLevelType w:val="hybridMultilevel"/>
    <w:tmpl w:val="D7AECED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7762F1D"/>
    <w:multiLevelType w:val="hybridMultilevel"/>
    <w:tmpl w:val="687E1F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92A11BF"/>
    <w:multiLevelType w:val="hybridMultilevel"/>
    <w:tmpl w:val="F4BC5E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A5450FA"/>
    <w:multiLevelType w:val="multilevel"/>
    <w:tmpl w:val="7818C5E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653376"/>
    <w:multiLevelType w:val="hybridMultilevel"/>
    <w:tmpl w:val="C26ADAA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1BD45359"/>
    <w:multiLevelType w:val="hybridMultilevel"/>
    <w:tmpl w:val="AF06EEE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1EE97C8E"/>
    <w:multiLevelType w:val="hybridMultilevel"/>
    <w:tmpl w:val="4B6283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41E53AF"/>
    <w:multiLevelType w:val="multilevel"/>
    <w:tmpl w:val="CD665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E92BAB"/>
    <w:multiLevelType w:val="hybridMultilevel"/>
    <w:tmpl w:val="E2E043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2DBD6B21"/>
    <w:multiLevelType w:val="hybridMultilevel"/>
    <w:tmpl w:val="5F64E492"/>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6" w15:restartNumberingAfterBreak="0">
    <w:nsid w:val="2E4F44F7"/>
    <w:multiLevelType w:val="multilevel"/>
    <w:tmpl w:val="1EF29D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8554DB"/>
    <w:multiLevelType w:val="multilevel"/>
    <w:tmpl w:val="1EF29D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31F65E54"/>
    <w:multiLevelType w:val="multilevel"/>
    <w:tmpl w:val="1EF2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1A1ED6"/>
    <w:multiLevelType w:val="hybridMultilevel"/>
    <w:tmpl w:val="6A0A8E1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35B10793"/>
    <w:multiLevelType w:val="multilevel"/>
    <w:tmpl w:val="7818C5E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6325DAF"/>
    <w:multiLevelType w:val="hybridMultilevel"/>
    <w:tmpl w:val="7B64203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3643681A"/>
    <w:multiLevelType w:val="hybridMultilevel"/>
    <w:tmpl w:val="164261C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36B45EF0"/>
    <w:multiLevelType w:val="hybridMultilevel"/>
    <w:tmpl w:val="F3AA4B2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37296C07"/>
    <w:multiLevelType w:val="hybridMultilevel"/>
    <w:tmpl w:val="4A728FA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3D704321"/>
    <w:multiLevelType w:val="multilevel"/>
    <w:tmpl w:val="7818C5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352D37"/>
    <w:multiLevelType w:val="hybridMultilevel"/>
    <w:tmpl w:val="C850501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7" w15:restartNumberingAfterBreak="0">
    <w:nsid w:val="430566FB"/>
    <w:multiLevelType w:val="multilevel"/>
    <w:tmpl w:val="CD66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920B0A"/>
    <w:multiLevelType w:val="hybridMultilevel"/>
    <w:tmpl w:val="720461A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460908E9"/>
    <w:multiLevelType w:val="multilevel"/>
    <w:tmpl w:val="7818C5E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47CD3F24"/>
    <w:multiLevelType w:val="hybridMultilevel"/>
    <w:tmpl w:val="38881E06"/>
    <w:lvl w:ilvl="0" w:tplc="0C0C0001">
      <w:start w:val="1"/>
      <w:numFmt w:val="bullet"/>
      <w:lvlText w:val=""/>
      <w:lvlJc w:val="left"/>
      <w:pPr>
        <w:ind w:left="2136" w:hanging="360"/>
      </w:pPr>
      <w:rPr>
        <w:rFonts w:ascii="Symbol" w:hAnsi="Symbol" w:hint="default"/>
      </w:rPr>
    </w:lvl>
    <w:lvl w:ilvl="1" w:tplc="0C0C0003" w:tentative="1">
      <w:start w:val="1"/>
      <w:numFmt w:val="bullet"/>
      <w:lvlText w:val="o"/>
      <w:lvlJc w:val="left"/>
      <w:pPr>
        <w:ind w:left="2856" w:hanging="360"/>
      </w:pPr>
      <w:rPr>
        <w:rFonts w:ascii="Courier New" w:hAnsi="Courier New" w:cs="Courier New" w:hint="default"/>
      </w:rPr>
    </w:lvl>
    <w:lvl w:ilvl="2" w:tplc="0C0C0005" w:tentative="1">
      <w:start w:val="1"/>
      <w:numFmt w:val="bullet"/>
      <w:lvlText w:val=""/>
      <w:lvlJc w:val="left"/>
      <w:pPr>
        <w:ind w:left="3576" w:hanging="360"/>
      </w:pPr>
      <w:rPr>
        <w:rFonts w:ascii="Wingdings" w:hAnsi="Wingdings" w:hint="default"/>
      </w:rPr>
    </w:lvl>
    <w:lvl w:ilvl="3" w:tplc="0C0C0001" w:tentative="1">
      <w:start w:val="1"/>
      <w:numFmt w:val="bullet"/>
      <w:lvlText w:val=""/>
      <w:lvlJc w:val="left"/>
      <w:pPr>
        <w:ind w:left="4296" w:hanging="360"/>
      </w:pPr>
      <w:rPr>
        <w:rFonts w:ascii="Symbol" w:hAnsi="Symbol" w:hint="default"/>
      </w:rPr>
    </w:lvl>
    <w:lvl w:ilvl="4" w:tplc="0C0C0003" w:tentative="1">
      <w:start w:val="1"/>
      <w:numFmt w:val="bullet"/>
      <w:lvlText w:val="o"/>
      <w:lvlJc w:val="left"/>
      <w:pPr>
        <w:ind w:left="5016" w:hanging="360"/>
      </w:pPr>
      <w:rPr>
        <w:rFonts w:ascii="Courier New" w:hAnsi="Courier New" w:cs="Courier New" w:hint="default"/>
      </w:rPr>
    </w:lvl>
    <w:lvl w:ilvl="5" w:tplc="0C0C0005" w:tentative="1">
      <w:start w:val="1"/>
      <w:numFmt w:val="bullet"/>
      <w:lvlText w:val=""/>
      <w:lvlJc w:val="left"/>
      <w:pPr>
        <w:ind w:left="5736" w:hanging="360"/>
      </w:pPr>
      <w:rPr>
        <w:rFonts w:ascii="Wingdings" w:hAnsi="Wingdings" w:hint="default"/>
      </w:rPr>
    </w:lvl>
    <w:lvl w:ilvl="6" w:tplc="0C0C0001" w:tentative="1">
      <w:start w:val="1"/>
      <w:numFmt w:val="bullet"/>
      <w:lvlText w:val=""/>
      <w:lvlJc w:val="left"/>
      <w:pPr>
        <w:ind w:left="6456" w:hanging="360"/>
      </w:pPr>
      <w:rPr>
        <w:rFonts w:ascii="Symbol" w:hAnsi="Symbol" w:hint="default"/>
      </w:rPr>
    </w:lvl>
    <w:lvl w:ilvl="7" w:tplc="0C0C0003" w:tentative="1">
      <w:start w:val="1"/>
      <w:numFmt w:val="bullet"/>
      <w:lvlText w:val="o"/>
      <w:lvlJc w:val="left"/>
      <w:pPr>
        <w:ind w:left="7176" w:hanging="360"/>
      </w:pPr>
      <w:rPr>
        <w:rFonts w:ascii="Courier New" w:hAnsi="Courier New" w:cs="Courier New" w:hint="default"/>
      </w:rPr>
    </w:lvl>
    <w:lvl w:ilvl="8" w:tplc="0C0C0005" w:tentative="1">
      <w:start w:val="1"/>
      <w:numFmt w:val="bullet"/>
      <w:lvlText w:val=""/>
      <w:lvlJc w:val="left"/>
      <w:pPr>
        <w:ind w:left="7896" w:hanging="360"/>
      </w:pPr>
      <w:rPr>
        <w:rFonts w:ascii="Wingdings" w:hAnsi="Wingdings" w:hint="default"/>
      </w:rPr>
    </w:lvl>
  </w:abstractNum>
  <w:abstractNum w:abstractNumId="31" w15:restartNumberingAfterBreak="0">
    <w:nsid w:val="4A2532ED"/>
    <w:multiLevelType w:val="hybridMultilevel"/>
    <w:tmpl w:val="D7CA21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4A8C2B6B"/>
    <w:multiLevelType w:val="hybridMultilevel"/>
    <w:tmpl w:val="E90AA9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4DD36F27"/>
    <w:multiLevelType w:val="hybridMultilevel"/>
    <w:tmpl w:val="921806A2"/>
    <w:lvl w:ilvl="0" w:tplc="0C0C0001">
      <w:numFmt w:val="bullet"/>
      <w:lvlText w:val=""/>
      <w:lvlJc w:val="left"/>
      <w:pPr>
        <w:ind w:left="720" w:hanging="360"/>
      </w:pPr>
      <w:rPr>
        <w:rFonts w:ascii="Symbol" w:eastAsia="Times New Roman" w:hAnsi="Symbol"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BB8753B"/>
    <w:multiLevelType w:val="hybridMultilevel"/>
    <w:tmpl w:val="6C86CE0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5" w15:restartNumberingAfterBreak="0">
    <w:nsid w:val="5E9137F1"/>
    <w:multiLevelType w:val="hybridMultilevel"/>
    <w:tmpl w:val="B7885C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6" w15:restartNumberingAfterBreak="0">
    <w:nsid w:val="5F690CF7"/>
    <w:multiLevelType w:val="hybridMultilevel"/>
    <w:tmpl w:val="202233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63B9785C"/>
    <w:multiLevelType w:val="hybridMultilevel"/>
    <w:tmpl w:val="6876F10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8" w15:restartNumberingAfterBreak="0">
    <w:nsid w:val="651E01E2"/>
    <w:multiLevelType w:val="hybridMultilevel"/>
    <w:tmpl w:val="86086988"/>
    <w:lvl w:ilvl="0" w:tplc="C1F69794">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9" w15:restartNumberingAfterBreak="0">
    <w:nsid w:val="65C73DA2"/>
    <w:multiLevelType w:val="hybridMultilevel"/>
    <w:tmpl w:val="76F86A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6BE042BF"/>
    <w:multiLevelType w:val="multilevel"/>
    <w:tmpl w:val="C874A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B457A3"/>
    <w:multiLevelType w:val="multilevel"/>
    <w:tmpl w:val="948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997767"/>
    <w:multiLevelType w:val="hybridMultilevel"/>
    <w:tmpl w:val="0E7E57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3" w15:restartNumberingAfterBreak="0">
    <w:nsid w:val="785765E0"/>
    <w:multiLevelType w:val="hybridMultilevel"/>
    <w:tmpl w:val="373087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4" w15:restartNumberingAfterBreak="0">
    <w:nsid w:val="7AE2048B"/>
    <w:multiLevelType w:val="hybridMultilevel"/>
    <w:tmpl w:val="E3469FF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5" w15:restartNumberingAfterBreak="0">
    <w:nsid w:val="7DDB1002"/>
    <w:multiLevelType w:val="multilevel"/>
    <w:tmpl w:val="1EF29D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8D20BB"/>
    <w:multiLevelType w:val="multilevel"/>
    <w:tmpl w:val="7818C5E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2"/>
  </w:num>
  <w:num w:numId="2">
    <w:abstractNumId w:val="1"/>
  </w:num>
  <w:num w:numId="3">
    <w:abstractNumId w:val="40"/>
  </w:num>
  <w:num w:numId="4">
    <w:abstractNumId w:val="27"/>
  </w:num>
  <w:num w:numId="5">
    <w:abstractNumId w:val="20"/>
  </w:num>
  <w:num w:numId="6">
    <w:abstractNumId w:val="18"/>
  </w:num>
  <w:num w:numId="7">
    <w:abstractNumId w:val="41"/>
  </w:num>
  <w:num w:numId="8">
    <w:abstractNumId w:val="9"/>
  </w:num>
  <w:num w:numId="9">
    <w:abstractNumId w:val="3"/>
  </w:num>
  <w:num w:numId="10">
    <w:abstractNumId w:val="25"/>
  </w:num>
  <w:num w:numId="11">
    <w:abstractNumId w:val="33"/>
  </w:num>
  <w:num w:numId="12">
    <w:abstractNumId w:val="46"/>
  </w:num>
  <w:num w:numId="13">
    <w:abstractNumId w:val="29"/>
  </w:num>
  <w:num w:numId="14">
    <w:abstractNumId w:val="13"/>
  </w:num>
  <w:num w:numId="15">
    <w:abstractNumId w:val="44"/>
  </w:num>
  <w:num w:numId="16">
    <w:abstractNumId w:val="28"/>
  </w:num>
  <w:num w:numId="17">
    <w:abstractNumId w:val="10"/>
  </w:num>
  <w:num w:numId="18">
    <w:abstractNumId w:val="39"/>
  </w:num>
  <w:num w:numId="19">
    <w:abstractNumId w:val="14"/>
  </w:num>
  <w:num w:numId="20">
    <w:abstractNumId w:val="24"/>
  </w:num>
  <w:num w:numId="21">
    <w:abstractNumId w:val="22"/>
  </w:num>
  <w:num w:numId="22">
    <w:abstractNumId w:val="36"/>
  </w:num>
  <w:num w:numId="23">
    <w:abstractNumId w:val="2"/>
  </w:num>
  <w:num w:numId="24">
    <w:abstractNumId w:val="17"/>
  </w:num>
  <w:num w:numId="25">
    <w:abstractNumId w:val="16"/>
  </w:num>
  <w:num w:numId="26">
    <w:abstractNumId w:val="45"/>
  </w:num>
  <w:num w:numId="27">
    <w:abstractNumId w:val="8"/>
  </w:num>
  <w:num w:numId="28">
    <w:abstractNumId w:val="26"/>
  </w:num>
  <w:num w:numId="29">
    <w:abstractNumId w:val="5"/>
  </w:num>
  <w:num w:numId="30">
    <w:abstractNumId w:val="35"/>
  </w:num>
  <w:num w:numId="31">
    <w:abstractNumId w:val="31"/>
  </w:num>
  <w:num w:numId="32">
    <w:abstractNumId w:val="23"/>
  </w:num>
  <w:num w:numId="33">
    <w:abstractNumId w:val="30"/>
  </w:num>
  <w:num w:numId="34">
    <w:abstractNumId w:val="11"/>
  </w:num>
  <w:num w:numId="35">
    <w:abstractNumId w:val="0"/>
    <w:lvlOverride w:ilvl="0">
      <w:lvl w:ilvl="0">
        <w:numFmt w:val="bullet"/>
        <w:lvlText w:val=""/>
        <w:legacy w:legacy="1" w:legacySpace="0" w:legacyIndent="0"/>
        <w:lvlJc w:val="left"/>
        <w:rPr>
          <w:rFonts w:ascii="Symbol" w:hAnsi="Symbol" w:hint="default"/>
          <w:sz w:val="20"/>
        </w:rPr>
      </w:lvl>
    </w:lvlOverride>
  </w:num>
  <w:num w:numId="36">
    <w:abstractNumId w:val="43"/>
  </w:num>
  <w:num w:numId="37">
    <w:abstractNumId w:val="19"/>
  </w:num>
  <w:num w:numId="38">
    <w:abstractNumId w:val="12"/>
  </w:num>
  <w:num w:numId="39">
    <w:abstractNumId w:val="7"/>
  </w:num>
  <w:num w:numId="40">
    <w:abstractNumId w:val="6"/>
  </w:num>
  <w:num w:numId="41">
    <w:abstractNumId w:val="21"/>
  </w:num>
  <w:num w:numId="42">
    <w:abstractNumId w:val="37"/>
  </w:num>
  <w:num w:numId="43">
    <w:abstractNumId w:val="4"/>
  </w:num>
  <w:num w:numId="44">
    <w:abstractNumId w:val="34"/>
  </w:num>
  <w:num w:numId="45">
    <w:abstractNumId w:val="42"/>
  </w:num>
  <w:num w:numId="46">
    <w:abstractNumId w:val="15"/>
  </w:num>
  <w:num w:numId="47">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ymond Jeff (Nter)">
    <w15:presenceInfo w15:providerId="AD" w15:userId="S-1-5-21-4222474-157946728-2133884337-90907"/>
  </w15:person>
  <w15:person w15:author="Desclaux Stéphane (Nter)">
    <w15:presenceInfo w15:providerId="AD" w15:userId="S-1-5-21-4222474-157946728-2133884337-88559"/>
  </w15:person>
  <w15:person w15:author="Demers Richard (Nter)">
    <w15:presenceInfo w15:providerId="None" w15:userId="Demers Richard (N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81E"/>
    <w:rsid w:val="00000AF8"/>
    <w:rsid w:val="00002158"/>
    <w:rsid w:val="000067D7"/>
    <w:rsid w:val="000069C4"/>
    <w:rsid w:val="00011DE4"/>
    <w:rsid w:val="00012F86"/>
    <w:rsid w:val="00021DAC"/>
    <w:rsid w:val="00024875"/>
    <w:rsid w:val="00031096"/>
    <w:rsid w:val="000329AF"/>
    <w:rsid w:val="000343FF"/>
    <w:rsid w:val="00040599"/>
    <w:rsid w:val="0004543F"/>
    <w:rsid w:val="00056D2E"/>
    <w:rsid w:val="00056EB2"/>
    <w:rsid w:val="00065E94"/>
    <w:rsid w:val="0006716F"/>
    <w:rsid w:val="00071DAA"/>
    <w:rsid w:val="000734DE"/>
    <w:rsid w:val="0008304E"/>
    <w:rsid w:val="000866FC"/>
    <w:rsid w:val="000A2093"/>
    <w:rsid w:val="000A3768"/>
    <w:rsid w:val="000A6018"/>
    <w:rsid w:val="000B2861"/>
    <w:rsid w:val="000B43C0"/>
    <w:rsid w:val="000C06F5"/>
    <w:rsid w:val="000C339B"/>
    <w:rsid w:val="000C364B"/>
    <w:rsid w:val="000C519C"/>
    <w:rsid w:val="000C799A"/>
    <w:rsid w:val="000D0FBF"/>
    <w:rsid w:val="000E61D0"/>
    <w:rsid w:val="000F5AD1"/>
    <w:rsid w:val="00102365"/>
    <w:rsid w:val="0011190B"/>
    <w:rsid w:val="001170B3"/>
    <w:rsid w:val="00127120"/>
    <w:rsid w:val="001300F4"/>
    <w:rsid w:val="001305FB"/>
    <w:rsid w:val="001352EA"/>
    <w:rsid w:val="00152F3C"/>
    <w:rsid w:val="00154BB9"/>
    <w:rsid w:val="00155B7C"/>
    <w:rsid w:val="00155FCF"/>
    <w:rsid w:val="00163043"/>
    <w:rsid w:val="001731E8"/>
    <w:rsid w:val="00173FC3"/>
    <w:rsid w:val="00183654"/>
    <w:rsid w:val="0019325A"/>
    <w:rsid w:val="0019458C"/>
    <w:rsid w:val="001A1677"/>
    <w:rsid w:val="001A1992"/>
    <w:rsid w:val="001A7C20"/>
    <w:rsid w:val="001C2152"/>
    <w:rsid w:val="001D143C"/>
    <w:rsid w:val="001D45E9"/>
    <w:rsid w:val="001D474C"/>
    <w:rsid w:val="001D5001"/>
    <w:rsid w:val="001D54E3"/>
    <w:rsid w:val="001E10B8"/>
    <w:rsid w:val="001E5946"/>
    <w:rsid w:val="001F16D9"/>
    <w:rsid w:val="001F66DC"/>
    <w:rsid w:val="002016A3"/>
    <w:rsid w:val="00213D8B"/>
    <w:rsid w:val="00220EE2"/>
    <w:rsid w:val="00224313"/>
    <w:rsid w:val="0022471A"/>
    <w:rsid w:val="00231573"/>
    <w:rsid w:val="00237225"/>
    <w:rsid w:val="00257170"/>
    <w:rsid w:val="00270D96"/>
    <w:rsid w:val="00281F5C"/>
    <w:rsid w:val="0029237E"/>
    <w:rsid w:val="002A5E25"/>
    <w:rsid w:val="002B13EF"/>
    <w:rsid w:val="002B6C28"/>
    <w:rsid w:val="002C20E6"/>
    <w:rsid w:val="002F37B7"/>
    <w:rsid w:val="002F7CBF"/>
    <w:rsid w:val="00301F7E"/>
    <w:rsid w:val="0031302D"/>
    <w:rsid w:val="003241C4"/>
    <w:rsid w:val="0033096B"/>
    <w:rsid w:val="00345576"/>
    <w:rsid w:val="003713EB"/>
    <w:rsid w:val="00373A68"/>
    <w:rsid w:val="00373B7A"/>
    <w:rsid w:val="00377B6D"/>
    <w:rsid w:val="00380D65"/>
    <w:rsid w:val="00382A7E"/>
    <w:rsid w:val="00392C9B"/>
    <w:rsid w:val="0039372E"/>
    <w:rsid w:val="003A462E"/>
    <w:rsid w:val="003A569C"/>
    <w:rsid w:val="003B478E"/>
    <w:rsid w:val="003C1F8D"/>
    <w:rsid w:val="003C6C48"/>
    <w:rsid w:val="003D5E0E"/>
    <w:rsid w:val="003F0766"/>
    <w:rsid w:val="003F0BA1"/>
    <w:rsid w:val="003F196B"/>
    <w:rsid w:val="003F4F67"/>
    <w:rsid w:val="003F5EC9"/>
    <w:rsid w:val="00405619"/>
    <w:rsid w:val="0041024C"/>
    <w:rsid w:val="004124B0"/>
    <w:rsid w:val="0041638B"/>
    <w:rsid w:val="004211CD"/>
    <w:rsid w:val="00425ED9"/>
    <w:rsid w:val="00430EB7"/>
    <w:rsid w:val="004405C0"/>
    <w:rsid w:val="004427E7"/>
    <w:rsid w:val="00450D57"/>
    <w:rsid w:val="004641C0"/>
    <w:rsid w:val="00475BDD"/>
    <w:rsid w:val="00475D5A"/>
    <w:rsid w:val="004809DB"/>
    <w:rsid w:val="00485467"/>
    <w:rsid w:val="00494523"/>
    <w:rsid w:val="004A46A8"/>
    <w:rsid w:val="004B04DB"/>
    <w:rsid w:val="004B76BC"/>
    <w:rsid w:val="004B78D9"/>
    <w:rsid w:val="004B7C4D"/>
    <w:rsid w:val="004C05FA"/>
    <w:rsid w:val="004C08BF"/>
    <w:rsid w:val="004C7708"/>
    <w:rsid w:val="004E6296"/>
    <w:rsid w:val="004F22D0"/>
    <w:rsid w:val="004F4FFF"/>
    <w:rsid w:val="00501F70"/>
    <w:rsid w:val="0050612D"/>
    <w:rsid w:val="005067E1"/>
    <w:rsid w:val="00523025"/>
    <w:rsid w:val="00532A26"/>
    <w:rsid w:val="00545C23"/>
    <w:rsid w:val="00546A37"/>
    <w:rsid w:val="00547686"/>
    <w:rsid w:val="005554D4"/>
    <w:rsid w:val="00560727"/>
    <w:rsid w:val="00561B36"/>
    <w:rsid w:val="0056363E"/>
    <w:rsid w:val="00573FB0"/>
    <w:rsid w:val="00574A45"/>
    <w:rsid w:val="00576B1A"/>
    <w:rsid w:val="00577024"/>
    <w:rsid w:val="00577E66"/>
    <w:rsid w:val="00585E5B"/>
    <w:rsid w:val="00591773"/>
    <w:rsid w:val="005A7401"/>
    <w:rsid w:val="005B09E8"/>
    <w:rsid w:val="005B6EB9"/>
    <w:rsid w:val="005D02CF"/>
    <w:rsid w:val="005D51B5"/>
    <w:rsid w:val="005E3FCA"/>
    <w:rsid w:val="005F6920"/>
    <w:rsid w:val="00601FEF"/>
    <w:rsid w:val="00604BDC"/>
    <w:rsid w:val="00605AC3"/>
    <w:rsid w:val="00611431"/>
    <w:rsid w:val="0061335C"/>
    <w:rsid w:val="006134A4"/>
    <w:rsid w:val="00614912"/>
    <w:rsid w:val="00620263"/>
    <w:rsid w:val="00623BF8"/>
    <w:rsid w:val="0062780A"/>
    <w:rsid w:val="006411A4"/>
    <w:rsid w:val="006430F8"/>
    <w:rsid w:val="00646F2E"/>
    <w:rsid w:val="0065791B"/>
    <w:rsid w:val="00671E03"/>
    <w:rsid w:val="006723BB"/>
    <w:rsid w:val="00677BF9"/>
    <w:rsid w:val="006868D4"/>
    <w:rsid w:val="00687533"/>
    <w:rsid w:val="0069312F"/>
    <w:rsid w:val="006A6465"/>
    <w:rsid w:val="006A6770"/>
    <w:rsid w:val="006B3DDE"/>
    <w:rsid w:val="006B5A5B"/>
    <w:rsid w:val="006C31C5"/>
    <w:rsid w:val="006C3941"/>
    <w:rsid w:val="006C41DB"/>
    <w:rsid w:val="006C5EAF"/>
    <w:rsid w:val="006D3022"/>
    <w:rsid w:val="006D7267"/>
    <w:rsid w:val="006E4CB2"/>
    <w:rsid w:val="006E4EC5"/>
    <w:rsid w:val="006E6056"/>
    <w:rsid w:val="006F372C"/>
    <w:rsid w:val="00704E79"/>
    <w:rsid w:val="00704F2C"/>
    <w:rsid w:val="00713E95"/>
    <w:rsid w:val="00735B8F"/>
    <w:rsid w:val="0074443C"/>
    <w:rsid w:val="0074454A"/>
    <w:rsid w:val="007452FB"/>
    <w:rsid w:val="00753F19"/>
    <w:rsid w:val="007555CE"/>
    <w:rsid w:val="00762E6F"/>
    <w:rsid w:val="00763290"/>
    <w:rsid w:val="00763896"/>
    <w:rsid w:val="007641AB"/>
    <w:rsid w:val="0076621C"/>
    <w:rsid w:val="00773AF7"/>
    <w:rsid w:val="00775F72"/>
    <w:rsid w:val="007831A7"/>
    <w:rsid w:val="00790A24"/>
    <w:rsid w:val="00790C33"/>
    <w:rsid w:val="007A3F25"/>
    <w:rsid w:val="007A6F65"/>
    <w:rsid w:val="007B210B"/>
    <w:rsid w:val="007C0924"/>
    <w:rsid w:val="007C20C6"/>
    <w:rsid w:val="007C6A8A"/>
    <w:rsid w:val="007D6ED5"/>
    <w:rsid w:val="007E273D"/>
    <w:rsid w:val="0080545F"/>
    <w:rsid w:val="00805FF2"/>
    <w:rsid w:val="0081281E"/>
    <w:rsid w:val="00822AC8"/>
    <w:rsid w:val="008232F3"/>
    <w:rsid w:val="00825003"/>
    <w:rsid w:val="00825D51"/>
    <w:rsid w:val="00832297"/>
    <w:rsid w:val="0083713D"/>
    <w:rsid w:val="0084040B"/>
    <w:rsid w:val="008475DF"/>
    <w:rsid w:val="0085522B"/>
    <w:rsid w:val="0086679C"/>
    <w:rsid w:val="0087320F"/>
    <w:rsid w:val="00883552"/>
    <w:rsid w:val="0088409A"/>
    <w:rsid w:val="0089040D"/>
    <w:rsid w:val="00890D7B"/>
    <w:rsid w:val="00892D4B"/>
    <w:rsid w:val="008A75C0"/>
    <w:rsid w:val="008B094D"/>
    <w:rsid w:val="008B418B"/>
    <w:rsid w:val="008B4422"/>
    <w:rsid w:val="008C412B"/>
    <w:rsid w:val="008D52AD"/>
    <w:rsid w:val="008E0ED1"/>
    <w:rsid w:val="008E2530"/>
    <w:rsid w:val="008F2396"/>
    <w:rsid w:val="008F2D07"/>
    <w:rsid w:val="008F42D3"/>
    <w:rsid w:val="00914156"/>
    <w:rsid w:val="00915A00"/>
    <w:rsid w:val="00916649"/>
    <w:rsid w:val="009200B3"/>
    <w:rsid w:val="00926A22"/>
    <w:rsid w:val="00933DAE"/>
    <w:rsid w:val="00937F85"/>
    <w:rsid w:val="00950A79"/>
    <w:rsid w:val="009516CA"/>
    <w:rsid w:val="009530B6"/>
    <w:rsid w:val="0097070D"/>
    <w:rsid w:val="0097419A"/>
    <w:rsid w:val="009A16B3"/>
    <w:rsid w:val="009A441F"/>
    <w:rsid w:val="009A4B27"/>
    <w:rsid w:val="009B2C7D"/>
    <w:rsid w:val="009C6313"/>
    <w:rsid w:val="009D675D"/>
    <w:rsid w:val="009E0BBE"/>
    <w:rsid w:val="009E5985"/>
    <w:rsid w:val="009F42C5"/>
    <w:rsid w:val="009F45B6"/>
    <w:rsid w:val="00A0333C"/>
    <w:rsid w:val="00A05E8B"/>
    <w:rsid w:val="00A074CD"/>
    <w:rsid w:val="00A20855"/>
    <w:rsid w:val="00A2611D"/>
    <w:rsid w:val="00A261A2"/>
    <w:rsid w:val="00A414E9"/>
    <w:rsid w:val="00A47992"/>
    <w:rsid w:val="00A50B22"/>
    <w:rsid w:val="00A54B2B"/>
    <w:rsid w:val="00A6384B"/>
    <w:rsid w:val="00A65647"/>
    <w:rsid w:val="00A67B62"/>
    <w:rsid w:val="00A67C45"/>
    <w:rsid w:val="00A67F12"/>
    <w:rsid w:val="00A71698"/>
    <w:rsid w:val="00A72B04"/>
    <w:rsid w:val="00A779B1"/>
    <w:rsid w:val="00A846B6"/>
    <w:rsid w:val="00A957C9"/>
    <w:rsid w:val="00AA1AA9"/>
    <w:rsid w:val="00AA5D72"/>
    <w:rsid w:val="00AC1421"/>
    <w:rsid w:val="00AC4663"/>
    <w:rsid w:val="00AC554E"/>
    <w:rsid w:val="00AC7208"/>
    <w:rsid w:val="00AD1C57"/>
    <w:rsid w:val="00AD3347"/>
    <w:rsid w:val="00AD49D1"/>
    <w:rsid w:val="00AD7392"/>
    <w:rsid w:val="00AE0A35"/>
    <w:rsid w:val="00AE0BE5"/>
    <w:rsid w:val="00AE4AAB"/>
    <w:rsid w:val="00AE4D8B"/>
    <w:rsid w:val="00AF7581"/>
    <w:rsid w:val="00B01BB9"/>
    <w:rsid w:val="00B041F7"/>
    <w:rsid w:val="00B04B2C"/>
    <w:rsid w:val="00B0521C"/>
    <w:rsid w:val="00B16C94"/>
    <w:rsid w:val="00B5135A"/>
    <w:rsid w:val="00B52714"/>
    <w:rsid w:val="00B55D3C"/>
    <w:rsid w:val="00B56372"/>
    <w:rsid w:val="00B56378"/>
    <w:rsid w:val="00B576F4"/>
    <w:rsid w:val="00B57FCC"/>
    <w:rsid w:val="00B673D1"/>
    <w:rsid w:val="00B95431"/>
    <w:rsid w:val="00B95634"/>
    <w:rsid w:val="00B969FC"/>
    <w:rsid w:val="00BA6983"/>
    <w:rsid w:val="00BA6CB4"/>
    <w:rsid w:val="00BB1A84"/>
    <w:rsid w:val="00BB206C"/>
    <w:rsid w:val="00BB6ADA"/>
    <w:rsid w:val="00BB756F"/>
    <w:rsid w:val="00BC2F9B"/>
    <w:rsid w:val="00BD1A7C"/>
    <w:rsid w:val="00BD69A9"/>
    <w:rsid w:val="00BE02B4"/>
    <w:rsid w:val="00BE0B12"/>
    <w:rsid w:val="00BE4CA5"/>
    <w:rsid w:val="00BE60C5"/>
    <w:rsid w:val="00BF06D2"/>
    <w:rsid w:val="00C01383"/>
    <w:rsid w:val="00C13DCF"/>
    <w:rsid w:val="00C141B3"/>
    <w:rsid w:val="00C20038"/>
    <w:rsid w:val="00C206B8"/>
    <w:rsid w:val="00C23D18"/>
    <w:rsid w:val="00C25735"/>
    <w:rsid w:val="00C34BCF"/>
    <w:rsid w:val="00C35E4B"/>
    <w:rsid w:val="00C42446"/>
    <w:rsid w:val="00C618BB"/>
    <w:rsid w:val="00C70667"/>
    <w:rsid w:val="00C708C9"/>
    <w:rsid w:val="00C90B23"/>
    <w:rsid w:val="00C95EE8"/>
    <w:rsid w:val="00CA5271"/>
    <w:rsid w:val="00CB18AA"/>
    <w:rsid w:val="00CB5928"/>
    <w:rsid w:val="00CC3B31"/>
    <w:rsid w:val="00CD396E"/>
    <w:rsid w:val="00CD6399"/>
    <w:rsid w:val="00CD69C0"/>
    <w:rsid w:val="00CE0FD6"/>
    <w:rsid w:val="00CE2DDE"/>
    <w:rsid w:val="00CF06D4"/>
    <w:rsid w:val="00CF6C06"/>
    <w:rsid w:val="00D12A77"/>
    <w:rsid w:val="00D135EB"/>
    <w:rsid w:val="00D24C74"/>
    <w:rsid w:val="00D2579E"/>
    <w:rsid w:val="00D33969"/>
    <w:rsid w:val="00D35913"/>
    <w:rsid w:val="00D50B4F"/>
    <w:rsid w:val="00D53124"/>
    <w:rsid w:val="00D545B8"/>
    <w:rsid w:val="00D577D1"/>
    <w:rsid w:val="00D615B6"/>
    <w:rsid w:val="00D70D71"/>
    <w:rsid w:val="00D715B0"/>
    <w:rsid w:val="00D716CC"/>
    <w:rsid w:val="00D7184B"/>
    <w:rsid w:val="00D72980"/>
    <w:rsid w:val="00D756BE"/>
    <w:rsid w:val="00D80A42"/>
    <w:rsid w:val="00D83546"/>
    <w:rsid w:val="00D84234"/>
    <w:rsid w:val="00D845C3"/>
    <w:rsid w:val="00D86F9F"/>
    <w:rsid w:val="00DA52BD"/>
    <w:rsid w:val="00DA67B5"/>
    <w:rsid w:val="00DA6D82"/>
    <w:rsid w:val="00DC1464"/>
    <w:rsid w:val="00DC4318"/>
    <w:rsid w:val="00DC4C1E"/>
    <w:rsid w:val="00DD18FD"/>
    <w:rsid w:val="00DD316C"/>
    <w:rsid w:val="00E0083B"/>
    <w:rsid w:val="00E07ACC"/>
    <w:rsid w:val="00E137E3"/>
    <w:rsid w:val="00E35DF0"/>
    <w:rsid w:val="00E40DE6"/>
    <w:rsid w:val="00E44D9E"/>
    <w:rsid w:val="00E47231"/>
    <w:rsid w:val="00E51FBC"/>
    <w:rsid w:val="00E60161"/>
    <w:rsid w:val="00E60EDE"/>
    <w:rsid w:val="00E66CE9"/>
    <w:rsid w:val="00E7562E"/>
    <w:rsid w:val="00E77801"/>
    <w:rsid w:val="00E81D92"/>
    <w:rsid w:val="00E82894"/>
    <w:rsid w:val="00E83762"/>
    <w:rsid w:val="00E8654A"/>
    <w:rsid w:val="00EA7669"/>
    <w:rsid w:val="00EB19DB"/>
    <w:rsid w:val="00EE7953"/>
    <w:rsid w:val="00F0265A"/>
    <w:rsid w:val="00F02734"/>
    <w:rsid w:val="00F04F93"/>
    <w:rsid w:val="00F306C4"/>
    <w:rsid w:val="00F338E8"/>
    <w:rsid w:val="00F55C5A"/>
    <w:rsid w:val="00F623D8"/>
    <w:rsid w:val="00F63DF8"/>
    <w:rsid w:val="00F6416A"/>
    <w:rsid w:val="00F66800"/>
    <w:rsid w:val="00F67221"/>
    <w:rsid w:val="00F723B1"/>
    <w:rsid w:val="00F77EC7"/>
    <w:rsid w:val="00F9664C"/>
    <w:rsid w:val="00FA0CB9"/>
    <w:rsid w:val="00FA434F"/>
    <w:rsid w:val="00FB634E"/>
    <w:rsid w:val="00FB79DB"/>
    <w:rsid w:val="00FC01A6"/>
    <w:rsid w:val="00FC26C3"/>
    <w:rsid w:val="00FC6C7D"/>
    <w:rsid w:val="00FD08D4"/>
    <w:rsid w:val="00FD1453"/>
    <w:rsid w:val="00FD686D"/>
    <w:rsid w:val="00FE2B08"/>
    <w:rsid w:val="00FF4167"/>
    <w:rsid w:val="00FF6F8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BA5F1F4"/>
  <w15:docId w15:val="{2814E153-17C5-4D73-B56A-B61BD57DA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16649"/>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Titre2">
    <w:name w:val="heading 2"/>
    <w:basedOn w:val="Normal"/>
    <w:next w:val="Normal"/>
    <w:link w:val="Titre2Car"/>
    <w:uiPriority w:val="9"/>
    <w:unhideWhenUsed/>
    <w:qFormat/>
    <w:rsid w:val="00916649"/>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916649"/>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Titre4">
    <w:name w:val="heading 4"/>
    <w:basedOn w:val="Normal"/>
    <w:next w:val="Normal"/>
    <w:link w:val="Titre4Car"/>
    <w:uiPriority w:val="9"/>
    <w:unhideWhenUsed/>
    <w:qFormat/>
    <w:rsid w:val="00916649"/>
    <w:pPr>
      <w:keepNext/>
      <w:keepLines/>
      <w:spacing w:before="40" w:after="0"/>
      <w:outlineLvl w:val="3"/>
    </w:pPr>
    <w:rPr>
      <w:rFonts w:asciiTheme="majorHAnsi" w:eastAsiaTheme="majorEastAsia" w:hAnsiTheme="majorHAnsi" w:cstheme="majorBidi"/>
      <w:b/>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12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45576"/>
    <w:rPr>
      <w:color w:val="0000FF"/>
      <w:u w:val="single"/>
    </w:rPr>
  </w:style>
  <w:style w:type="paragraph" w:styleId="Textedebulles">
    <w:name w:val="Balloon Text"/>
    <w:basedOn w:val="Normal"/>
    <w:link w:val="TextedebullesCar"/>
    <w:uiPriority w:val="99"/>
    <w:semiHidden/>
    <w:unhideWhenUsed/>
    <w:rsid w:val="001D45E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D45E9"/>
    <w:rPr>
      <w:rFonts w:ascii="Segoe UI" w:hAnsi="Segoe UI" w:cs="Segoe UI"/>
      <w:sz w:val="18"/>
      <w:szCs w:val="18"/>
    </w:rPr>
  </w:style>
  <w:style w:type="paragraph" w:styleId="Paragraphedeliste">
    <w:name w:val="List Paragraph"/>
    <w:basedOn w:val="Normal"/>
    <w:uiPriority w:val="34"/>
    <w:qFormat/>
    <w:rsid w:val="008E2530"/>
    <w:pPr>
      <w:ind w:left="720"/>
      <w:contextualSpacing/>
    </w:pPr>
  </w:style>
  <w:style w:type="character" w:customStyle="1" w:styleId="Titre1Car">
    <w:name w:val="Titre 1 Car"/>
    <w:basedOn w:val="Policepardfaut"/>
    <w:link w:val="Titre1"/>
    <w:uiPriority w:val="9"/>
    <w:rsid w:val="00916649"/>
    <w:rPr>
      <w:rFonts w:asciiTheme="majorHAnsi" w:eastAsiaTheme="majorEastAsia" w:hAnsiTheme="majorHAnsi" w:cstheme="majorBidi"/>
      <w:b/>
      <w:color w:val="2E74B5" w:themeColor="accent1" w:themeShade="BF"/>
      <w:sz w:val="32"/>
      <w:szCs w:val="32"/>
    </w:rPr>
  </w:style>
  <w:style w:type="paragraph" w:customStyle="1" w:styleId="paragraph">
    <w:name w:val="paragraph"/>
    <w:basedOn w:val="Normal"/>
    <w:rsid w:val="00163043"/>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normaltextrun">
    <w:name w:val="normaltextrun"/>
    <w:basedOn w:val="Policepardfaut"/>
    <w:rsid w:val="00163043"/>
  </w:style>
  <w:style w:type="character" w:customStyle="1" w:styleId="eop">
    <w:name w:val="eop"/>
    <w:basedOn w:val="Policepardfaut"/>
    <w:rsid w:val="00163043"/>
  </w:style>
  <w:style w:type="paragraph" w:styleId="En-ttedetabledesmatires">
    <w:name w:val="TOC Heading"/>
    <w:basedOn w:val="Titre1"/>
    <w:next w:val="Normal"/>
    <w:uiPriority w:val="39"/>
    <w:unhideWhenUsed/>
    <w:qFormat/>
    <w:rsid w:val="00F77EC7"/>
    <w:pPr>
      <w:outlineLvl w:val="9"/>
    </w:pPr>
    <w:rPr>
      <w:lang w:eastAsia="fr-CA"/>
    </w:rPr>
  </w:style>
  <w:style w:type="paragraph" w:styleId="TM1">
    <w:name w:val="toc 1"/>
    <w:basedOn w:val="Normal"/>
    <w:next w:val="Normal"/>
    <w:autoRedefine/>
    <w:uiPriority w:val="39"/>
    <w:unhideWhenUsed/>
    <w:rsid w:val="00F77EC7"/>
    <w:pPr>
      <w:spacing w:after="100"/>
    </w:pPr>
  </w:style>
  <w:style w:type="character" w:customStyle="1" w:styleId="Titre2Car">
    <w:name w:val="Titre 2 Car"/>
    <w:basedOn w:val="Policepardfaut"/>
    <w:link w:val="Titre2"/>
    <w:uiPriority w:val="9"/>
    <w:rsid w:val="00916649"/>
    <w:rPr>
      <w:rFonts w:asciiTheme="majorHAnsi" w:eastAsiaTheme="majorEastAsia" w:hAnsiTheme="majorHAnsi" w:cstheme="majorBidi"/>
      <w:b/>
      <w:color w:val="2E74B5" w:themeColor="accent1" w:themeShade="BF"/>
      <w:sz w:val="26"/>
      <w:szCs w:val="26"/>
    </w:rPr>
  </w:style>
  <w:style w:type="paragraph" w:styleId="Corpsdetexte">
    <w:name w:val="Body Text"/>
    <w:basedOn w:val="Normal"/>
    <w:link w:val="CorpsdetexteCar"/>
    <w:uiPriority w:val="99"/>
    <w:rsid w:val="00926A22"/>
    <w:pPr>
      <w:widowControl w:val="0"/>
      <w:spacing w:after="180" w:line="240" w:lineRule="auto"/>
    </w:pPr>
    <w:rPr>
      <w:rFonts w:ascii="Arial" w:eastAsia="Times New Roman" w:hAnsi="Arial" w:cs="Times New Roman"/>
      <w:sz w:val="24"/>
      <w:szCs w:val="24"/>
      <w:lang w:eastAsia="fr-CA"/>
    </w:rPr>
  </w:style>
  <w:style w:type="character" w:customStyle="1" w:styleId="CorpsdetexteCar">
    <w:name w:val="Corps de texte Car"/>
    <w:basedOn w:val="Policepardfaut"/>
    <w:link w:val="Corpsdetexte"/>
    <w:uiPriority w:val="99"/>
    <w:rsid w:val="00926A22"/>
    <w:rPr>
      <w:rFonts w:ascii="Arial" w:eastAsia="Times New Roman" w:hAnsi="Arial" w:cs="Times New Roman"/>
      <w:sz w:val="24"/>
      <w:szCs w:val="24"/>
      <w:lang w:eastAsia="fr-CA"/>
    </w:rPr>
  </w:style>
  <w:style w:type="character" w:customStyle="1" w:styleId="Titre3Car">
    <w:name w:val="Titre 3 Car"/>
    <w:basedOn w:val="Policepardfaut"/>
    <w:link w:val="Titre3"/>
    <w:uiPriority w:val="9"/>
    <w:rsid w:val="00916649"/>
    <w:rPr>
      <w:rFonts w:asciiTheme="majorHAnsi" w:eastAsiaTheme="majorEastAsia" w:hAnsiTheme="majorHAnsi" w:cstheme="majorBidi"/>
      <w:b/>
      <w:color w:val="1F4D78" w:themeColor="accent1" w:themeShade="7F"/>
      <w:sz w:val="24"/>
      <w:szCs w:val="24"/>
    </w:rPr>
  </w:style>
  <w:style w:type="paragraph" w:styleId="TM2">
    <w:name w:val="toc 2"/>
    <w:basedOn w:val="Normal"/>
    <w:next w:val="Normal"/>
    <w:autoRedefine/>
    <w:uiPriority w:val="39"/>
    <w:unhideWhenUsed/>
    <w:rsid w:val="000329AF"/>
    <w:pPr>
      <w:spacing w:after="100"/>
      <w:ind w:left="220"/>
    </w:pPr>
  </w:style>
  <w:style w:type="paragraph" w:styleId="TM3">
    <w:name w:val="toc 3"/>
    <w:basedOn w:val="Normal"/>
    <w:next w:val="Normal"/>
    <w:autoRedefine/>
    <w:uiPriority w:val="39"/>
    <w:unhideWhenUsed/>
    <w:rsid w:val="000329AF"/>
    <w:pPr>
      <w:spacing w:after="100"/>
      <w:ind w:left="440"/>
    </w:pPr>
  </w:style>
  <w:style w:type="paragraph" w:styleId="Notedebasdepage">
    <w:name w:val="footnote text"/>
    <w:basedOn w:val="Normal"/>
    <w:link w:val="NotedebasdepageCar"/>
    <w:uiPriority w:val="99"/>
    <w:semiHidden/>
    <w:unhideWhenUsed/>
    <w:rsid w:val="0041638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638B"/>
    <w:rPr>
      <w:sz w:val="20"/>
      <w:szCs w:val="20"/>
    </w:rPr>
  </w:style>
  <w:style w:type="character" w:styleId="Appelnotedebasdep">
    <w:name w:val="footnote reference"/>
    <w:basedOn w:val="Policepardfaut"/>
    <w:uiPriority w:val="99"/>
    <w:semiHidden/>
    <w:unhideWhenUsed/>
    <w:rsid w:val="0041638B"/>
    <w:rPr>
      <w:vertAlign w:val="superscript"/>
    </w:rPr>
  </w:style>
  <w:style w:type="paragraph" w:styleId="En-tte">
    <w:name w:val="header"/>
    <w:basedOn w:val="Normal"/>
    <w:link w:val="En-tteCar"/>
    <w:uiPriority w:val="99"/>
    <w:unhideWhenUsed/>
    <w:rsid w:val="00FB634E"/>
    <w:pPr>
      <w:tabs>
        <w:tab w:val="center" w:pos="4703"/>
        <w:tab w:val="right" w:pos="9406"/>
      </w:tabs>
      <w:spacing w:after="0" w:line="240" w:lineRule="auto"/>
    </w:pPr>
  </w:style>
  <w:style w:type="character" w:customStyle="1" w:styleId="En-tteCar">
    <w:name w:val="En-tête Car"/>
    <w:basedOn w:val="Policepardfaut"/>
    <w:link w:val="En-tte"/>
    <w:uiPriority w:val="99"/>
    <w:rsid w:val="00FB634E"/>
  </w:style>
  <w:style w:type="paragraph" w:styleId="Pieddepage">
    <w:name w:val="footer"/>
    <w:basedOn w:val="Normal"/>
    <w:link w:val="PieddepageCar"/>
    <w:uiPriority w:val="99"/>
    <w:unhideWhenUsed/>
    <w:rsid w:val="00FB634E"/>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B634E"/>
  </w:style>
  <w:style w:type="character" w:styleId="Marquedecommentaire">
    <w:name w:val="annotation reference"/>
    <w:basedOn w:val="Policepardfaut"/>
    <w:uiPriority w:val="99"/>
    <w:semiHidden/>
    <w:unhideWhenUsed/>
    <w:rsid w:val="008A75C0"/>
    <w:rPr>
      <w:sz w:val="16"/>
      <w:szCs w:val="16"/>
    </w:rPr>
  </w:style>
  <w:style w:type="paragraph" w:styleId="Commentaire">
    <w:name w:val="annotation text"/>
    <w:basedOn w:val="Normal"/>
    <w:link w:val="CommentaireCar"/>
    <w:uiPriority w:val="99"/>
    <w:unhideWhenUsed/>
    <w:rsid w:val="008A75C0"/>
    <w:pPr>
      <w:spacing w:line="240" w:lineRule="auto"/>
    </w:pPr>
    <w:rPr>
      <w:sz w:val="20"/>
      <w:szCs w:val="20"/>
    </w:rPr>
  </w:style>
  <w:style w:type="character" w:customStyle="1" w:styleId="CommentaireCar">
    <w:name w:val="Commentaire Car"/>
    <w:basedOn w:val="Policepardfaut"/>
    <w:link w:val="Commentaire"/>
    <w:uiPriority w:val="99"/>
    <w:rsid w:val="008A75C0"/>
    <w:rPr>
      <w:sz w:val="20"/>
      <w:szCs w:val="20"/>
    </w:rPr>
  </w:style>
  <w:style w:type="paragraph" w:styleId="Objetducommentaire">
    <w:name w:val="annotation subject"/>
    <w:basedOn w:val="Commentaire"/>
    <w:next w:val="Commentaire"/>
    <w:link w:val="ObjetducommentaireCar"/>
    <w:uiPriority w:val="99"/>
    <w:semiHidden/>
    <w:unhideWhenUsed/>
    <w:rsid w:val="008A75C0"/>
    <w:rPr>
      <w:b/>
      <w:bCs/>
    </w:rPr>
  </w:style>
  <w:style w:type="character" w:customStyle="1" w:styleId="ObjetducommentaireCar">
    <w:name w:val="Objet du commentaire Car"/>
    <w:basedOn w:val="CommentaireCar"/>
    <w:link w:val="Objetducommentaire"/>
    <w:uiPriority w:val="99"/>
    <w:semiHidden/>
    <w:rsid w:val="008A75C0"/>
    <w:rPr>
      <w:b/>
      <w:bCs/>
      <w:sz w:val="20"/>
      <w:szCs w:val="20"/>
    </w:rPr>
  </w:style>
  <w:style w:type="character" w:styleId="Lienhypertextesuivivisit">
    <w:name w:val="FollowedHyperlink"/>
    <w:basedOn w:val="Policepardfaut"/>
    <w:uiPriority w:val="99"/>
    <w:semiHidden/>
    <w:unhideWhenUsed/>
    <w:rsid w:val="004C05FA"/>
    <w:rPr>
      <w:color w:val="954F72" w:themeColor="followedHyperlink"/>
      <w:u w:val="single"/>
    </w:rPr>
  </w:style>
  <w:style w:type="character" w:customStyle="1" w:styleId="Titre4Car">
    <w:name w:val="Titre 4 Car"/>
    <w:basedOn w:val="Policepardfaut"/>
    <w:link w:val="Titre4"/>
    <w:uiPriority w:val="9"/>
    <w:rsid w:val="00916649"/>
    <w:rPr>
      <w:rFonts w:asciiTheme="majorHAnsi" w:eastAsiaTheme="majorEastAsia" w:hAnsiTheme="majorHAnsi" w:cstheme="majorBidi"/>
      <w:b/>
      <w:i/>
      <w:iCs/>
      <w:color w:val="2E74B5" w:themeColor="accent1" w:themeShade="BF"/>
    </w:rPr>
  </w:style>
  <w:style w:type="paragraph" w:styleId="NormalWeb">
    <w:name w:val="Normal (Web)"/>
    <w:basedOn w:val="Normal"/>
    <w:uiPriority w:val="99"/>
    <w:semiHidden/>
    <w:unhideWhenUsed/>
    <w:rsid w:val="006411A4"/>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Accentuation">
    <w:name w:val="Emphasis"/>
    <w:basedOn w:val="Policepardfaut"/>
    <w:uiPriority w:val="20"/>
    <w:qFormat/>
    <w:rsid w:val="00373B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122016">
      <w:bodyDiv w:val="1"/>
      <w:marLeft w:val="0"/>
      <w:marRight w:val="0"/>
      <w:marTop w:val="0"/>
      <w:marBottom w:val="0"/>
      <w:divBdr>
        <w:top w:val="none" w:sz="0" w:space="0" w:color="auto"/>
        <w:left w:val="none" w:sz="0" w:space="0" w:color="auto"/>
        <w:bottom w:val="none" w:sz="0" w:space="0" w:color="auto"/>
        <w:right w:val="none" w:sz="0" w:space="0" w:color="auto"/>
      </w:divBdr>
    </w:div>
    <w:div w:id="639262320">
      <w:bodyDiv w:val="1"/>
      <w:marLeft w:val="0"/>
      <w:marRight w:val="0"/>
      <w:marTop w:val="0"/>
      <w:marBottom w:val="0"/>
      <w:divBdr>
        <w:top w:val="none" w:sz="0" w:space="0" w:color="auto"/>
        <w:left w:val="none" w:sz="0" w:space="0" w:color="auto"/>
        <w:bottom w:val="none" w:sz="0" w:space="0" w:color="auto"/>
        <w:right w:val="none" w:sz="0" w:space="0" w:color="auto"/>
      </w:divBdr>
    </w:div>
    <w:div w:id="793980241">
      <w:bodyDiv w:val="1"/>
      <w:marLeft w:val="0"/>
      <w:marRight w:val="0"/>
      <w:marTop w:val="0"/>
      <w:marBottom w:val="0"/>
      <w:divBdr>
        <w:top w:val="none" w:sz="0" w:space="0" w:color="auto"/>
        <w:left w:val="none" w:sz="0" w:space="0" w:color="auto"/>
        <w:bottom w:val="none" w:sz="0" w:space="0" w:color="auto"/>
        <w:right w:val="none" w:sz="0" w:space="0" w:color="auto"/>
      </w:divBdr>
      <w:divsChild>
        <w:div w:id="1582526664">
          <w:marLeft w:val="0"/>
          <w:marRight w:val="0"/>
          <w:marTop w:val="0"/>
          <w:marBottom w:val="0"/>
          <w:divBdr>
            <w:top w:val="none" w:sz="0" w:space="0" w:color="auto"/>
            <w:left w:val="none" w:sz="0" w:space="0" w:color="auto"/>
            <w:bottom w:val="none" w:sz="0" w:space="0" w:color="auto"/>
            <w:right w:val="none" w:sz="0" w:space="0" w:color="auto"/>
          </w:divBdr>
          <w:divsChild>
            <w:div w:id="819075970">
              <w:marLeft w:val="0"/>
              <w:marRight w:val="0"/>
              <w:marTop w:val="0"/>
              <w:marBottom w:val="0"/>
              <w:divBdr>
                <w:top w:val="none" w:sz="0" w:space="0" w:color="auto"/>
                <w:left w:val="none" w:sz="0" w:space="0" w:color="auto"/>
                <w:bottom w:val="none" w:sz="0" w:space="0" w:color="auto"/>
                <w:right w:val="none" w:sz="0" w:space="0" w:color="auto"/>
              </w:divBdr>
            </w:div>
          </w:divsChild>
        </w:div>
        <w:div w:id="87890590">
          <w:marLeft w:val="0"/>
          <w:marRight w:val="0"/>
          <w:marTop w:val="0"/>
          <w:marBottom w:val="0"/>
          <w:divBdr>
            <w:top w:val="none" w:sz="0" w:space="0" w:color="auto"/>
            <w:left w:val="none" w:sz="0" w:space="0" w:color="auto"/>
            <w:bottom w:val="none" w:sz="0" w:space="0" w:color="auto"/>
            <w:right w:val="none" w:sz="0" w:space="0" w:color="auto"/>
          </w:divBdr>
          <w:divsChild>
            <w:div w:id="1231815010">
              <w:marLeft w:val="0"/>
              <w:marRight w:val="0"/>
              <w:marTop w:val="0"/>
              <w:marBottom w:val="0"/>
              <w:divBdr>
                <w:top w:val="none" w:sz="0" w:space="0" w:color="auto"/>
                <w:left w:val="none" w:sz="0" w:space="0" w:color="auto"/>
                <w:bottom w:val="none" w:sz="0" w:space="0" w:color="auto"/>
                <w:right w:val="none" w:sz="0" w:space="0" w:color="auto"/>
              </w:divBdr>
            </w:div>
          </w:divsChild>
        </w:div>
        <w:div w:id="1257323228">
          <w:marLeft w:val="0"/>
          <w:marRight w:val="0"/>
          <w:marTop w:val="0"/>
          <w:marBottom w:val="0"/>
          <w:divBdr>
            <w:top w:val="none" w:sz="0" w:space="0" w:color="auto"/>
            <w:left w:val="none" w:sz="0" w:space="0" w:color="auto"/>
            <w:bottom w:val="none" w:sz="0" w:space="0" w:color="auto"/>
            <w:right w:val="none" w:sz="0" w:space="0" w:color="auto"/>
          </w:divBdr>
          <w:divsChild>
            <w:div w:id="844438939">
              <w:marLeft w:val="0"/>
              <w:marRight w:val="0"/>
              <w:marTop w:val="0"/>
              <w:marBottom w:val="0"/>
              <w:divBdr>
                <w:top w:val="none" w:sz="0" w:space="0" w:color="auto"/>
                <w:left w:val="none" w:sz="0" w:space="0" w:color="auto"/>
                <w:bottom w:val="none" w:sz="0" w:space="0" w:color="auto"/>
                <w:right w:val="none" w:sz="0" w:space="0" w:color="auto"/>
              </w:divBdr>
            </w:div>
          </w:divsChild>
        </w:div>
        <w:div w:id="829642949">
          <w:marLeft w:val="0"/>
          <w:marRight w:val="0"/>
          <w:marTop w:val="0"/>
          <w:marBottom w:val="0"/>
          <w:divBdr>
            <w:top w:val="none" w:sz="0" w:space="0" w:color="auto"/>
            <w:left w:val="none" w:sz="0" w:space="0" w:color="auto"/>
            <w:bottom w:val="none" w:sz="0" w:space="0" w:color="auto"/>
            <w:right w:val="none" w:sz="0" w:space="0" w:color="auto"/>
          </w:divBdr>
          <w:divsChild>
            <w:div w:id="835415145">
              <w:marLeft w:val="0"/>
              <w:marRight w:val="0"/>
              <w:marTop w:val="0"/>
              <w:marBottom w:val="0"/>
              <w:divBdr>
                <w:top w:val="none" w:sz="0" w:space="0" w:color="auto"/>
                <w:left w:val="none" w:sz="0" w:space="0" w:color="auto"/>
                <w:bottom w:val="none" w:sz="0" w:space="0" w:color="auto"/>
                <w:right w:val="none" w:sz="0" w:space="0" w:color="auto"/>
              </w:divBdr>
            </w:div>
          </w:divsChild>
        </w:div>
        <w:div w:id="463543227">
          <w:marLeft w:val="0"/>
          <w:marRight w:val="0"/>
          <w:marTop w:val="0"/>
          <w:marBottom w:val="0"/>
          <w:divBdr>
            <w:top w:val="none" w:sz="0" w:space="0" w:color="auto"/>
            <w:left w:val="none" w:sz="0" w:space="0" w:color="auto"/>
            <w:bottom w:val="none" w:sz="0" w:space="0" w:color="auto"/>
            <w:right w:val="none" w:sz="0" w:space="0" w:color="auto"/>
          </w:divBdr>
          <w:divsChild>
            <w:div w:id="507915334">
              <w:marLeft w:val="0"/>
              <w:marRight w:val="0"/>
              <w:marTop w:val="0"/>
              <w:marBottom w:val="0"/>
              <w:divBdr>
                <w:top w:val="none" w:sz="0" w:space="0" w:color="auto"/>
                <w:left w:val="none" w:sz="0" w:space="0" w:color="auto"/>
                <w:bottom w:val="none" w:sz="0" w:space="0" w:color="auto"/>
                <w:right w:val="none" w:sz="0" w:space="0" w:color="auto"/>
              </w:divBdr>
            </w:div>
          </w:divsChild>
        </w:div>
        <w:div w:id="562109643">
          <w:marLeft w:val="0"/>
          <w:marRight w:val="0"/>
          <w:marTop w:val="0"/>
          <w:marBottom w:val="0"/>
          <w:divBdr>
            <w:top w:val="none" w:sz="0" w:space="0" w:color="auto"/>
            <w:left w:val="none" w:sz="0" w:space="0" w:color="auto"/>
            <w:bottom w:val="none" w:sz="0" w:space="0" w:color="auto"/>
            <w:right w:val="none" w:sz="0" w:space="0" w:color="auto"/>
          </w:divBdr>
        </w:div>
        <w:div w:id="1683778899">
          <w:marLeft w:val="0"/>
          <w:marRight w:val="0"/>
          <w:marTop w:val="0"/>
          <w:marBottom w:val="0"/>
          <w:divBdr>
            <w:top w:val="none" w:sz="0" w:space="0" w:color="auto"/>
            <w:left w:val="none" w:sz="0" w:space="0" w:color="auto"/>
            <w:bottom w:val="none" w:sz="0" w:space="0" w:color="auto"/>
            <w:right w:val="none" w:sz="0" w:space="0" w:color="auto"/>
          </w:divBdr>
          <w:divsChild>
            <w:div w:id="923226988">
              <w:marLeft w:val="0"/>
              <w:marRight w:val="0"/>
              <w:marTop w:val="0"/>
              <w:marBottom w:val="0"/>
              <w:divBdr>
                <w:top w:val="none" w:sz="0" w:space="0" w:color="auto"/>
                <w:left w:val="none" w:sz="0" w:space="0" w:color="auto"/>
                <w:bottom w:val="none" w:sz="0" w:space="0" w:color="auto"/>
                <w:right w:val="none" w:sz="0" w:space="0" w:color="auto"/>
              </w:divBdr>
            </w:div>
          </w:divsChild>
        </w:div>
        <w:div w:id="2141148825">
          <w:marLeft w:val="0"/>
          <w:marRight w:val="0"/>
          <w:marTop w:val="0"/>
          <w:marBottom w:val="0"/>
          <w:divBdr>
            <w:top w:val="none" w:sz="0" w:space="0" w:color="auto"/>
            <w:left w:val="none" w:sz="0" w:space="0" w:color="auto"/>
            <w:bottom w:val="none" w:sz="0" w:space="0" w:color="auto"/>
            <w:right w:val="none" w:sz="0" w:space="0" w:color="auto"/>
          </w:divBdr>
          <w:divsChild>
            <w:div w:id="820001412">
              <w:marLeft w:val="0"/>
              <w:marRight w:val="0"/>
              <w:marTop w:val="0"/>
              <w:marBottom w:val="0"/>
              <w:divBdr>
                <w:top w:val="none" w:sz="0" w:space="0" w:color="auto"/>
                <w:left w:val="none" w:sz="0" w:space="0" w:color="auto"/>
                <w:bottom w:val="none" w:sz="0" w:space="0" w:color="auto"/>
                <w:right w:val="none" w:sz="0" w:space="0" w:color="auto"/>
              </w:divBdr>
            </w:div>
          </w:divsChild>
        </w:div>
        <w:div w:id="140125848">
          <w:marLeft w:val="0"/>
          <w:marRight w:val="0"/>
          <w:marTop w:val="0"/>
          <w:marBottom w:val="0"/>
          <w:divBdr>
            <w:top w:val="none" w:sz="0" w:space="0" w:color="auto"/>
            <w:left w:val="none" w:sz="0" w:space="0" w:color="auto"/>
            <w:bottom w:val="none" w:sz="0" w:space="0" w:color="auto"/>
            <w:right w:val="none" w:sz="0" w:space="0" w:color="auto"/>
          </w:divBdr>
          <w:divsChild>
            <w:div w:id="1112827214">
              <w:marLeft w:val="0"/>
              <w:marRight w:val="0"/>
              <w:marTop w:val="0"/>
              <w:marBottom w:val="0"/>
              <w:divBdr>
                <w:top w:val="none" w:sz="0" w:space="0" w:color="auto"/>
                <w:left w:val="none" w:sz="0" w:space="0" w:color="auto"/>
                <w:bottom w:val="none" w:sz="0" w:space="0" w:color="auto"/>
                <w:right w:val="none" w:sz="0" w:space="0" w:color="auto"/>
              </w:divBdr>
            </w:div>
          </w:divsChild>
        </w:div>
        <w:div w:id="1990788146">
          <w:marLeft w:val="0"/>
          <w:marRight w:val="0"/>
          <w:marTop w:val="0"/>
          <w:marBottom w:val="0"/>
          <w:divBdr>
            <w:top w:val="none" w:sz="0" w:space="0" w:color="auto"/>
            <w:left w:val="none" w:sz="0" w:space="0" w:color="auto"/>
            <w:bottom w:val="none" w:sz="0" w:space="0" w:color="auto"/>
            <w:right w:val="none" w:sz="0" w:space="0" w:color="auto"/>
          </w:divBdr>
        </w:div>
        <w:div w:id="1763842737">
          <w:marLeft w:val="0"/>
          <w:marRight w:val="0"/>
          <w:marTop w:val="0"/>
          <w:marBottom w:val="0"/>
          <w:divBdr>
            <w:top w:val="none" w:sz="0" w:space="0" w:color="auto"/>
            <w:left w:val="none" w:sz="0" w:space="0" w:color="auto"/>
            <w:bottom w:val="none" w:sz="0" w:space="0" w:color="auto"/>
            <w:right w:val="none" w:sz="0" w:space="0" w:color="auto"/>
          </w:divBdr>
          <w:divsChild>
            <w:div w:id="2018649106">
              <w:marLeft w:val="0"/>
              <w:marRight w:val="0"/>
              <w:marTop w:val="0"/>
              <w:marBottom w:val="0"/>
              <w:divBdr>
                <w:top w:val="none" w:sz="0" w:space="0" w:color="auto"/>
                <w:left w:val="none" w:sz="0" w:space="0" w:color="auto"/>
                <w:bottom w:val="none" w:sz="0" w:space="0" w:color="auto"/>
                <w:right w:val="none" w:sz="0" w:space="0" w:color="auto"/>
              </w:divBdr>
            </w:div>
          </w:divsChild>
        </w:div>
        <w:div w:id="1947735998">
          <w:marLeft w:val="0"/>
          <w:marRight w:val="0"/>
          <w:marTop w:val="0"/>
          <w:marBottom w:val="0"/>
          <w:divBdr>
            <w:top w:val="none" w:sz="0" w:space="0" w:color="auto"/>
            <w:left w:val="none" w:sz="0" w:space="0" w:color="auto"/>
            <w:bottom w:val="none" w:sz="0" w:space="0" w:color="auto"/>
            <w:right w:val="none" w:sz="0" w:space="0" w:color="auto"/>
          </w:divBdr>
          <w:divsChild>
            <w:div w:id="1978804640">
              <w:marLeft w:val="0"/>
              <w:marRight w:val="0"/>
              <w:marTop w:val="0"/>
              <w:marBottom w:val="0"/>
              <w:divBdr>
                <w:top w:val="none" w:sz="0" w:space="0" w:color="auto"/>
                <w:left w:val="none" w:sz="0" w:space="0" w:color="auto"/>
                <w:bottom w:val="none" w:sz="0" w:space="0" w:color="auto"/>
                <w:right w:val="none" w:sz="0" w:space="0" w:color="auto"/>
              </w:divBdr>
            </w:div>
          </w:divsChild>
        </w:div>
        <w:div w:id="1545409615">
          <w:marLeft w:val="0"/>
          <w:marRight w:val="0"/>
          <w:marTop w:val="0"/>
          <w:marBottom w:val="0"/>
          <w:divBdr>
            <w:top w:val="none" w:sz="0" w:space="0" w:color="auto"/>
            <w:left w:val="none" w:sz="0" w:space="0" w:color="auto"/>
            <w:bottom w:val="none" w:sz="0" w:space="0" w:color="auto"/>
            <w:right w:val="none" w:sz="0" w:space="0" w:color="auto"/>
          </w:divBdr>
          <w:divsChild>
            <w:div w:id="1933855078">
              <w:marLeft w:val="0"/>
              <w:marRight w:val="0"/>
              <w:marTop w:val="0"/>
              <w:marBottom w:val="0"/>
              <w:divBdr>
                <w:top w:val="none" w:sz="0" w:space="0" w:color="auto"/>
                <w:left w:val="none" w:sz="0" w:space="0" w:color="auto"/>
                <w:bottom w:val="none" w:sz="0" w:space="0" w:color="auto"/>
                <w:right w:val="none" w:sz="0" w:space="0" w:color="auto"/>
              </w:divBdr>
            </w:div>
          </w:divsChild>
        </w:div>
        <w:div w:id="1109931746">
          <w:marLeft w:val="0"/>
          <w:marRight w:val="0"/>
          <w:marTop w:val="0"/>
          <w:marBottom w:val="0"/>
          <w:divBdr>
            <w:top w:val="none" w:sz="0" w:space="0" w:color="auto"/>
            <w:left w:val="none" w:sz="0" w:space="0" w:color="auto"/>
            <w:bottom w:val="none" w:sz="0" w:space="0" w:color="auto"/>
            <w:right w:val="none" w:sz="0" w:space="0" w:color="auto"/>
          </w:divBdr>
        </w:div>
        <w:div w:id="739714050">
          <w:marLeft w:val="0"/>
          <w:marRight w:val="0"/>
          <w:marTop w:val="0"/>
          <w:marBottom w:val="0"/>
          <w:divBdr>
            <w:top w:val="none" w:sz="0" w:space="0" w:color="auto"/>
            <w:left w:val="none" w:sz="0" w:space="0" w:color="auto"/>
            <w:bottom w:val="none" w:sz="0" w:space="0" w:color="auto"/>
            <w:right w:val="none" w:sz="0" w:space="0" w:color="auto"/>
          </w:divBdr>
          <w:divsChild>
            <w:div w:id="420490291">
              <w:marLeft w:val="0"/>
              <w:marRight w:val="0"/>
              <w:marTop w:val="0"/>
              <w:marBottom w:val="0"/>
              <w:divBdr>
                <w:top w:val="none" w:sz="0" w:space="0" w:color="auto"/>
                <w:left w:val="none" w:sz="0" w:space="0" w:color="auto"/>
                <w:bottom w:val="none" w:sz="0" w:space="0" w:color="auto"/>
                <w:right w:val="none" w:sz="0" w:space="0" w:color="auto"/>
              </w:divBdr>
            </w:div>
          </w:divsChild>
        </w:div>
        <w:div w:id="1253205266">
          <w:marLeft w:val="0"/>
          <w:marRight w:val="0"/>
          <w:marTop w:val="0"/>
          <w:marBottom w:val="0"/>
          <w:divBdr>
            <w:top w:val="none" w:sz="0" w:space="0" w:color="auto"/>
            <w:left w:val="none" w:sz="0" w:space="0" w:color="auto"/>
            <w:bottom w:val="none" w:sz="0" w:space="0" w:color="auto"/>
            <w:right w:val="none" w:sz="0" w:space="0" w:color="auto"/>
          </w:divBdr>
          <w:divsChild>
            <w:div w:id="8321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9183">
      <w:bodyDiv w:val="1"/>
      <w:marLeft w:val="0"/>
      <w:marRight w:val="0"/>
      <w:marTop w:val="0"/>
      <w:marBottom w:val="0"/>
      <w:divBdr>
        <w:top w:val="none" w:sz="0" w:space="0" w:color="auto"/>
        <w:left w:val="none" w:sz="0" w:space="0" w:color="auto"/>
        <w:bottom w:val="none" w:sz="0" w:space="0" w:color="auto"/>
        <w:right w:val="none" w:sz="0" w:space="0" w:color="auto"/>
      </w:divBdr>
      <w:divsChild>
        <w:div w:id="94642304">
          <w:marLeft w:val="0"/>
          <w:marRight w:val="0"/>
          <w:marTop w:val="0"/>
          <w:marBottom w:val="0"/>
          <w:divBdr>
            <w:top w:val="none" w:sz="0" w:space="0" w:color="auto"/>
            <w:left w:val="none" w:sz="0" w:space="0" w:color="auto"/>
            <w:bottom w:val="none" w:sz="0" w:space="0" w:color="auto"/>
            <w:right w:val="none" w:sz="0" w:space="0" w:color="auto"/>
          </w:divBdr>
          <w:divsChild>
            <w:div w:id="1001851538">
              <w:marLeft w:val="0"/>
              <w:marRight w:val="0"/>
              <w:marTop w:val="0"/>
              <w:marBottom w:val="0"/>
              <w:divBdr>
                <w:top w:val="none" w:sz="0" w:space="0" w:color="auto"/>
                <w:left w:val="none" w:sz="0" w:space="0" w:color="auto"/>
                <w:bottom w:val="none" w:sz="0" w:space="0" w:color="auto"/>
                <w:right w:val="none" w:sz="0" w:space="0" w:color="auto"/>
              </w:divBdr>
            </w:div>
          </w:divsChild>
        </w:div>
        <w:div w:id="627929438">
          <w:marLeft w:val="0"/>
          <w:marRight w:val="0"/>
          <w:marTop w:val="0"/>
          <w:marBottom w:val="0"/>
          <w:divBdr>
            <w:top w:val="none" w:sz="0" w:space="0" w:color="auto"/>
            <w:left w:val="none" w:sz="0" w:space="0" w:color="auto"/>
            <w:bottom w:val="none" w:sz="0" w:space="0" w:color="auto"/>
            <w:right w:val="none" w:sz="0" w:space="0" w:color="auto"/>
          </w:divBdr>
          <w:divsChild>
            <w:div w:id="1296983618">
              <w:marLeft w:val="0"/>
              <w:marRight w:val="0"/>
              <w:marTop w:val="0"/>
              <w:marBottom w:val="0"/>
              <w:divBdr>
                <w:top w:val="none" w:sz="0" w:space="0" w:color="auto"/>
                <w:left w:val="none" w:sz="0" w:space="0" w:color="auto"/>
                <w:bottom w:val="none" w:sz="0" w:space="0" w:color="auto"/>
                <w:right w:val="none" w:sz="0" w:space="0" w:color="auto"/>
              </w:divBdr>
            </w:div>
          </w:divsChild>
        </w:div>
        <w:div w:id="1197501242">
          <w:marLeft w:val="0"/>
          <w:marRight w:val="0"/>
          <w:marTop w:val="0"/>
          <w:marBottom w:val="0"/>
          <w:divBdr>
            <w:top w:val="none" w:sz="0" w:space="0" w:color="auto"/>
            <w:left w:val="none" w:sz="0" w:space="0" w:color="auto"/>
            <w:bottom w:val="none" w:sz="0" w:space="0" w:color="auto"/>
            <w:right w:val="none" w:sz="0" w:space="0" w:color="auto"/>
          </w:divBdr>
          <w:divsChild>
            <w:div w:id="1020279230">
              <w:marLeft w:val="0"/>
              <w:marRight w:val="0"/>
              <w:marTop w:val="0"/>
              <w:marBottom w:val="0"/>
              <w:divBdr>
                <w:top w:val="none" w:sz="0" w:space="0" w:color="auto"/>
                <w:left w:val="none" w:sz="0" w:space="0" w:color="auto"/>
                <w:bottom w:val="none" w:sz="0" w:space="0" w:color="auto"/>
                <w:right w:val="none" w:sz="0" w:space="0" w:color="auto"/>
              </w:divBdr>
            </w:div>
          </w:divsChild>
        </w:div>
        <w:div w:id="431240988">
          <w:marLeft w:val="0"/>
          <w:marRight w:val="0"/>
          <w:marTop w:val="0"/>
          <w:marBottom w:val="0"/>
          <w:divBdr>
            <w:top w:val="none" w:sz="0" w:space="0" w:color="auto"/>
            <w:left w:val="none" w:sz="0" w:space="0" w:color="auto"/>
            <w:bottom w:val="none" w:sz="0" w:space="0" w:color="auto"/>
            <w:right w:val="none" w:sz="0" w:space="0" w:color="auto"/>
          </w:divBdr>
          <w:divsChild>
            <w:div w:id="725106860">
              <w:marLeft w:val="0"/>
              <w:marRight w:val="0"/>
              <w:marTop w:val="0"/>
              <w:marBottom w:val="0"/>
              <w:divBdr>
                <w:top w:val="none" w:sz="0" w:space="0" w:color="auto"/>
                <w:left w:val="none" w:sz="0" w:space="0" w:color="auto"/>
                <w:bottom w:val="none" w:sz="0" w:space="0" w:color="auto"/>
                <w:right w:val="none" w:sz="0" w:space="0" w:color="auto"/>
              </w:divBdr>
            </w:div>
          </w:divsChild>
        </w:div>
        <w:div w:id="1253901943">
          <w:marLeft w:val="0"/>
          <w:marRight w:val="0"/>
          <w:marTop w:val="0"/>
          <w:marBottom w:val="0"/>
          <w:divBdr>
            <w:top w:val="none" w:sz="0" w:space="0" w:color="auto"/>
            <w:left w:val="none" w:sz="0" w:space="0" w:color="auto"/>
            <w:bottom w:val="none" w:sz="0" w:space="0" w:color="auto"/>
            <w:right w:val="none" w:sz="0" w:space="0" w:color="auto"/>
          </w:divBdr>
          <w:divsChild>
            <w:div w:id="1368405668">
              <w:marLeft w:val="0"/>
              <w:marRight w:val="0"/>
              <w:marTop w:val="0"/>
              <w:marBottom w:val="0"/>
              <w:divBdr>
                <w:top w:val="none" w:sz="0" w:space="0" w:color="auto"/>
                <w:left w:val="none" w:sz="0" w:space="0" w:color="auto"/>
                <w:bottom w:val="none" w:sz="0" w:space="0" w:color="auto"/>
                <w:right w:val="none" w:sz="0" w:space="0" w:color="auto"/>
              </w:divBdr>
            </w:div>
          </w:divsChild>
        </w:div>
        <w:div w:id="1409839027">
          <w:marLeft w:val="0"/>
          <w:marRight w:val="0"/>
          <w:marTop w:val="0"/>
          <w:marBottom w:val="0"/>
          <w:divBdr>
            <w:top w:val="none" w:sz="0" w:space="0" w:color="auto"/>
            <w:left w:val="none" w:sz="0" w:space="0" w:color="auto"/>
            <w:bottom w:val="none" w:sz="0" w:space="0" w:color="auto"/>
            <w:right w:val="none" w:sz="0" w:space="0" w:color="auto"/>
          </w:divBdr>
        </w:div>
        <w:div w:id="711883288">
          <w:marLeft w:val="0"/>
          <w:marRight w:val="0"/>
          <w:marTop w:val="0"/>
          <w:marBottom w:val="0"/>
          <w:divBdr>
            <w:top w:val="none" w:sz="0" w:space="0" w:color="auto"/>
            <w:left w:val="none" w:sz="0" w:space="0" w:color="auto"/>
            <w:bottom w:val="none" w:sz="0" w:space="0" w:color="auto"/>
            <w:right w:val="none" w:sz="0" w:space="0" w:color="auto"/>
          </w:divBdr>
          <w:divsChild>
            <w:div w:id="1556622173">
              <w:marLeft w:val="0"/>
              <w:marRight w:val="0"/>
              <w:marTop w:val="0"/>
              <w:marBottom w:val="0"/>
              <w:divBdr>
                <w:top w:val="none" w:sz="0" w:space="0" w:color="auto"/>
                <w:left w:val="none" w:sz="0" w:space="0" w:color="auto"/>
                <w:bottom w:val="none" w:sz="0" w:space="0" w:color="auto"/>
                <w:right w:val="none" w:sz="0" w:space="0" w:color="auto"/>
              </w:divBdr>
            </w:div>
          </w:divsChild>
        </w:div>
        <w:div w:id="81802896">
          <w:marLeft w:val="0"/>
          <w:marRight w:val="0"/>
          <w:marTop w:val="0"/>
          <w:marBottom w:val="0"/>
          <w:divBdr>
            <w:top w:val="none" w:sz="0" w:space="0" w:color="auto"/>
            <w:left w:val="none" w:sz="0" w:space="0" w:color="auto"/>
            <w:bottom w:val="none" w:sz="0" w:space="0" w:color="auto"/>
            <w:right w:val="none" w:sz="0" w:space="0" w:color="auto"/>
          </w:divBdr>
          <w:divsChild>
            <w:div w:id="55711025">
              <w:marLeft w:val="0"/>
              <w:marRight w:val="0"/>
              <w:marTop w:val="0"/>
              <w:marBottom w:val="0"/>
              <w:divBdr>
                <w:top w:val="none" w:sz="0" w:space="0" w:color="auto"/>
                <w:left w:val="none" w:sz="0" w:space="0" w:color="auto"/>
                <w:bottom w:val="none" w:sz="0" w:space="0" w:color="auto"/>
                <w:right w:val="none" w:sz="0" w:space="0" w:color="auto"/>
              </w:divBdr>
            </w:div>
          </w:divsChild>
        </w:div>
        <w:div w:id="722874136">
          <w:marLeft w:val="0"/>
          <w:marRight w:val="0"/>
          <w:marTop w:val="0"/>
          <w:marBottom w:val="0"/>
          <w:divBdr>
            <w:top w:val="none" w:sz="0" w:space="0" w:color="auto"/>
            <w:left w:val="none" w:sz="0" w:space="0" w:color="auto"/>
            <w:bottom w:val="none" w:sz="0" w:space="0" w:color="auto"/>
            <w:right w:val="none" w:sz="0" w:space="0" w:color="auto"/>
          </w:divBdr>
          <w:divsChild>
            <w:div w:id="1167790432">
              <w:marLeft w:val="0"/>
              <w:marRight w:val="0"/>
              <w:marTop w:val="0"/>
              <w:marBottom w:val="0"/>
              <w:divBdr>
                <w:top w:val="none" w:sz="0" w:space="0" w:color="auto"/>
                <w:left w:val="none" w:sz="0" w:space="0" w:color="auto"/>
                <w:bottom w:val="none" w:sz="0" w:space="0" w:color="auto"/>
                <w:right w:val="none" w:sz="0" w:space="0" w:color="auto"/>
              </w:divBdr>
            </w:div>
          </w:divsChild>
        </w:div>
        <w:div w:id="751657885">
          <w:marLeft w:val="0"/>
          <w:marRight w:val="0"/>
          <w:marTop w:val="0"/>
          <w:marBottom w:val="0"/>
          <w:divBdr>
            <w:top w:val="none" w:sz="0" w:space="0" w:color="auto"/>
            <w:left w:val="none" w:sz="0" w:space="0" w:color="auto"/>
            <w:bottom w:val="none" w:sz="0" w:space="0" w:color="auto"/>
            <w:right w:val="none" w:sz="0" w:space="0" w:color="auto"/>
          </w:divBdr>
        </w:div>
        <w:div w:id="1424766745">
          <w:marLeft w:val="0"/>
          <w:marRight w:val="0"/>
          <w:marTop w:val="0"/>
          <w:marBottom w:val="0"/>
          <w:divBdr>
            <w:top w:val="none" w:sz="0" w:space="0" w:color="auto"/>
            <w:left w:val="none" w:sz="0" w:space="0" w:color="auto"/>
            <w:bottom w:val="none" w:sz="0" w:space="0" w:color="auto"/>
            <w:right w:val="none" w:sz="0" w:space="0" w:color="auto"/>
          </w:divBdr>
          <w:divsChild>
            <w:div w:id="297875936">
              <w:marLeft w:val="0"/>
              <w:marRight w:val="0"/>
              <w:marTop w:val="0"/>
              <w:marBottom w:val="0"/>
              <w:divBdr>
                <w:top w:val="none" w:sz="0" w:space="0" w:color="auto"/>
                <w:left w:val="none" w:sz="0" w:space="0" w:color="auto"/>
                <w:bottom w:val="none" w:sz="0" w:space="0" w:color="auto"/>
                <w:right w:val="none" w:sz="0" w:space="0" w:color="auto"/>
              </w:divBdr>
            </w:div>
          </w:divsChild>
        </w:div>
        <w:div w:id="1688797250">
          <w:marLeft w:val="0"/>
          <w:marRight w:val="0"/>
          <w:marTop w:val="0"/>
          <w:marBottom w:val="0"/>
          <w:divBdr>
            <w:top w:val="none" w:sz="0" w:space="0" w:color="auto"/>
            <w:left w:val="none" w:sz="0" w:space="0" w:color="auto"/>
            <w:bottom w:val="none" w:sz="0" w:space="0" w:color="auto"/>
            <w:right w:val="none" w:sz="0" w:space="0" w:color="auto"/>
          </w:divBdr>
          <w:divsChild>
            <w:div w:id="1605454319">
              <w:marLeft w:val="0"/>
              <w:marRight w:val="0"/>
              <w:marTop w:val="0"/>
              <w:marBottom w:val="0"/>
              <w:divBdr>
                <w:top w:val="none" w:sz="0" w:space="0" w:color="auto"/>
                <w:left w:val="none" w:sz="0" w:space="0" w:color="auto"/>
                <w:bottom w:val="none" w:sz="0" w:space="0" w:color="auto"/>
                <w:right w:val="none" w:sz="0" w:space="0" w:color="auto"/>
              </w:divBdr>
            </w:div>
          </w:divsChild>
        </w:div>
        <w:div w:id="49308362">
          <w:marLeft w:val="0"/>
          <w:marRight w:val="0"/>
          <w:marTop w:val="0"/>
          <w:marBottom w:val="0"/>
          <w:divBdr>
            <w:top w:val="none" w:sz="0" w:space="0" w:color="auto"/>
            <w:left w:val="none" w:sz="0" w:space="0" w:color="auto"/>
            <w:bottom w:val="none" w:sz="0" w:space="0" w:color="auto"/>
            <w:right w:val="none" w:sz="0" w:space="0" w:color="auto"/>
          </w:divBdr>
          <w:divsChild>
            <w:div w:id="2063020009">
              <w:marLeft w:val="0"/>
              <w:marRight w:val="0"/>
              <w:marTop w:val="0"/>
              <w:marBottom w:val="0"/>
              <w:divBdr>
                <w:top w:val="none" w:sz="0" w:space="0" w:color="auto"/>
                <w:left w:val="none" w:sz="0" w:space="0" w:color="auto"/>
                <w:bottom w:val="none" w:sz="0" w:space="0" w:color="auto"/>
                <w:right w:val="none" w:sz="0" w:space="0" w:color="auto"/>
              </w:divBdr>
            </w:div>
          </w:divsChild>
        </w:div>
        <w:div w:id="1347828826">
          <w:marLeft w:val="0"/>
          <w:marRight w:val="0"/>
          <w:marTop w:val="0"/>
          <w:marBottom w:val="0"/>
          <w:divBdr>
            <w:top w:val="none" w:sz="0" w:space="0" w:color="auto"/>
            <w:left w:val="none" w:sz="0" w:space="0" w:color="auto"/>
            <w:bottom w:val="none" w:sz="0" w:space="0" w:color="auto"/>
            <w:right w:val="none" w:sz="0" w:space="0" w:color="auto"/>
          </w:divBdr>
        </w:div>
        <w:div w:id="82603937">
          <w:marLeft w:val="0"/>
          <w:marRight w:val="0"/>
          <w:marTop w:val="0"/>
          <w:marBottom w:val="0"/>
          <w:divBdr>
            <w:top w:val="none" w:sz="0" w:space="0" w:color="auto"/>
            <w:left w:val="none" w:sz="0" w:space="0" w:color="auto"/>
            <w:bottom w:val="none" w:sz="0" w:space="0" w:color="auto"/>
            <w:right w:val="none" w:sz="0" w:space="0" w:color="auto"/>
          </w:divBdr>
          <w:divsChild>
            <w:div w:id="1660385318">
              <w:marLeft w:val="0"/>
              <w:marRight w:val="0"/>
              <w:marTop w:val="0"/>
              <w:marBottom w:val="0"/>
              <w:divBdr>
                <w:top w:val="none" w:sz="0" w:space="0" w:color="auto"/>
                <w:left w:val="none" w:sz="0" w:space="0" w:color="auto"/>
                <w:bottom w:val="none" w:sz="0" w:space="0" w:color="auto"/>
                <w:right w:val="none" w:sz="0" w:space="0" w:color="auto"/>
              </w:divBdr>
            </w:div>
          </w:divsChild>
        </w:div>
        <w:div w:id="1698309093">
          <w:marLeft w:val="0"/>
          <w:marRight w:val="0"/>
          <w:marTop w:val="0"/>
          <w:marBottom w:val="0"/>
          <w:divBdr>
            <w:top w:val="none" w:sz="0" w:space="0" w:color="auto"/>
            <w:left w:val="none" w:sz="0" w:space="0" w:color="auto"/>
            <w:bottom w:val="none" w:sz="0" w:space="0" w:color="auto"/>
            <w:right w:val="none" w:sz="0" w:space="0" w:color="auto"/>
          </w:divBdr>
          <w:divsChild>
            <w:div w:id="11018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oleObject" Target="embeddings/oleObject1.bin"/><Relationship Id="rId7" Type="http://schemas.openxmlformats.org/officeDocument/2006/relationships/hyperlink" Target="https://samnewman.io/patterns/architectural/bff/" TargetMode="External"/><Relationship Id="rId2" Type="http://schemas.openxmlformats.org/officeDocument/2006/relationships/image" Target="media/image2.emf"/><Relationship Id="rId1" Type="http://schemas.openxmlformats.org/officeDocument/2006/relationships/image" Target="media/image1.png"/><Relationship Id="rId6" Type="http://schemas.openxmlformats.org/officeDocument/2006/relationships/hyperlink" Target="https://samnewman.io/patterns/architectural/bff/" TargetMode="External"/><Relationship Id="rId5" Type="http://schemas.openxmlformats.org/officeDocument/2006/relationships/hyperlink" Target="https://samnewman.io/patterns/architectural/bff/" TargetMode="External"/><Relationship Id="rId4" Type="http://schemas.openxmlformats.org/officeDocument/2006/relationships/hyperlink" Target="https://microservices.io/patterns/decomposition/decompose-by-business-capability.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hyperlink" Target="https://en.wikipedia.org/wiki/Mediator_pattern" TargetMode="External"/><Relationship Id="rId39" Type="http://schemas.openxmlformats.org/officeDocument/2006/relationships/image" Target="media/image8.png"/><Relationship Id="rId21" Type="http://schemas.openxmlformats.org/officeDocument/2006/relationships/footer" Target="footer3.xml"/><Relationship Id="rId34" Type="http://schemas.openxmlformats.org/officeDocument/2006/relationships/hyperlink" Target="https://restfulapi.net/resource-naming/" TargetMode="External"/><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6.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hyperlink" Target="https://en.wikipedia.org/wiki/Facade_pattern" TargetMode="External"/><Relationship Id="rId33" Type="http://schemas.openxmlformats.org/officeDocument/2006/relationships/hyperlink" Target="https://cloud.google.com/apis/design/" TargetMode="External"/><Relationship Id="rId38" Type="http://schemas.openxmlformats.org/officeDocument/2006/relationships/hyperlink" Target="https://portailvpcti.loto-quebec.com/prj/archec17/ar/Architecture%20de%20s%C3%A9curit%C3%A9%20Loto-Qu%C3%A9bec%20-%20Phase%20Syst%C3%A8me%20-%202%20-%20Flux%20r%C3%A9seau.docx" TargetMode="External"/><Relationship Id="rId46" Type="http://schemas.openxmlformats.org/officeDocument/2006/relationships/hyperlink" Target="https://docs.microsoft.com/en-us/dotnet/architecture/microservices/architect-microservice-container-applications/direct-client-to-microservice-communication-versus-the-api-gateway-pattern"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s://docs.microsoft.com/en-us/azure/architecture/patterns/backends-for-frontends" TargetMode="External"/><Relationship Id="rId41" Type="http://schemas.openxmlformats.org/officeDocument/2006/relationships/image" Target="media/image1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en.wikipedia.org/wiki/Facade_pattern" TargetMode="External"/><Relationship Id="rId32" Type="http://schemas.openxmlformats.org/officeDocument/2006/relationships/hyperlink" Target="https://docs.microsoft.com/en-us/azure/architecture/best-practices/api-design" TargetMode="External"/><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hyperlink" Target="https://docs.microsoft.com/en-us/dotnet/architecture/microservices/architect-microservice-container-applications/direct-client-to-microservice-communication-versus-the-api-gateway-pattern" TargetMode="External"/><Relationship Id="rId53" Type="http://schemas.openxmlformats.org/officeDocument/2006/relationships/footer" Target="footer4.xml"/><Relationship Id="rId58"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peterdaugaardrasmussen.com/2019/08/14/what-is-a-nano-service/" TargetMode="External"/><Relationship Id="rId23" Type="http://schemas.openxmlformats.org/officeDocument/2006/relationships/hyperlink" Target="https://en.wikipedia.org/wiki/Facade_pattern" TargetMode="External"/><Relationship Id="rId28" Type="http://schemas.openxmlformats.org/officeDocument/2006/relationships/hyperlink" Target="https://portailvpcti.loto-quebec.com/arch/ent/DevOps/Integration/Logimethods/Strate%CC%81gie%20d'inte%CC%81gration%20A2A%20et%20B2B%20v4.0_Final.docx" TargetMode="External"/><Relationship Id="rId36" Type="http://schemas.openxmlformats.org/officeDocument/2006/relationships/hyperlink" Target="https://portailvpcti.loto-quebec.com/prj/archec17/ar/Architecture%20de%20s%C3%A9curit%C3%A9%20Loto-Qu%C3%A9bec%20-%20Phase%20Syst%C3%A8me%20-%202%20-%20Flux%20r%C3%A9seau.docx" TargetMode="External"/><Relationship Id="rId49" Type="http://schemas.openxmlformats.org/officeDocument/2006/relationships/image" Target="media/image16.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Web_API" TargetMode="External"/><Relationship Id="rId22" Type="http://schemas.openxmlformats.org/officeDocument/2006/relationships/hyperlink" Target="https://www.gartner.com/document/3953730?ref=solrAll&amp;refval=236026567" TargetMode="External"/><Relationship Id="rId27" Type="http://schemas.openxmlformats.org/officeDocument/2006/relationships/hyperlink" Target="https://en.wikipedia.org/wiki/Mediator_pattern" TargetMode="External"/><Relationship Id="rId30"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ADE3CCFDB49DE4B9FB48A4F8345BC79" ma:contentTypeVersion="1" ma:contentTypeDescription="Crée un document." ma:contentTypeScope="" ma:versionID="946377ee498b4ee612f2b4127b6d7991">
  <xsd:schema xmlns:xsd="http://www.w3.org/2001/XMLSchema" xmlns:xs="http://www.w3.org/2001/XMLSchema" xmlns:p="http://schemas.microsoft.com/office/2006/metadata/properties" xmlns:ns2="http://schemas.microsoft.com/sharepoint/v4" targetNamespace="http://schemas.microsoft.com/office/2006/metadata/properties" ma:root="true" ma:fieldsID="8a85c721fb393e988d1bdd7d5dfec7f0"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C9ED5-143A-4F0E-AF02-D0558B143AD9}">
  <ds:schemaRefs>
    <ds:schemaRef ds:uri="http://schemas.microsoft.com/sharepoint/v3/contenttype/forms"/>
  </ds:schemaRefs>
</ds:datastoreItem>
</file>

<file path=customXml/itemProps2.xml><?xml version="1.0" encoding="utf-8"?>
<ds:datastoreItem xmlns:ds="http://schemas.openxmlformats.org/officeDocument/2006/customXml" ds:itemID="{8B9CD88A-9F88-4D24-ACC2-86BD2C125749}">
  <ds:schemaRef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schemas.microsoft.com/sharepoint/v4"/>
    <ds:schemaRef ds:uri="http://purl.org/dc/term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E48D64E8-E1AE-47AF-8E0A-A78E8573C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9E4707-E73E-4684-922E-4816B82C5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43003</TotalTime>
  <Pages>33</Pages>
  <Words>8617</Words>
  <Characters>47396</Characters>
  <Application>Microsoft Office Word</Application>
  <DocSecurity>0</DocSecurity>
  <Lines>394</Lines>
  <Paragraphs>111</Paragraphs>
  <ScaleCrop>false</ScaleCrop>
  <HeadingPairs>
    <vt:vector size="2" baseType="variant">
      <vt:variant>
        <vt:lpstr>Titre</vt:lpstr>
      </vt:variant>
      <vt:variant>
        <vt:i4>1</vt:i4>
      </vt:variant>
    </vt:vector>
  </HeadingPairs>
  <TitlesOfParts>
    <vt:vector size="1" baseType="lpstr">
      <vt:lpstr/>
    </vt:vector>
  </TitlesOfParts>
  <Company>Technologies Nter</Company>
  <LinksUpToDate>false</LinksUpToDate>
  <CharactersWithSpaces>55902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Jeff (Nter)</dc:creator>
  <cp:keywords/>
  <dc:description/>
  <cp:lastModifiedBy>Raymond Jeff (Nter)</cp:lastModifiedBy>
  <cp:revision>236</cp:revision>
  <dcterms:created xsi:type="dcterms:W3CDTF">2019-11-12T05:25:00Z</dcterms:created>
  <dcterms:modified xsi:type="dcterms:W3CDTF">2020-01-14T20:26:00Z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0x0101001ADE3CCFDB49DE4B9FB48A4F8345BC79</vt:lpwstr>
  </property>
</Properties>
</file>